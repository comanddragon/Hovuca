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7537" w:rsidRDefault="002625B9">
      <w:pPr>
        <w:rPr>
          <w:rFonts w:ascii="Times New Roman" w:eastAsia="Times New Roman" w:hAnsi="Times New Roman" w:cs="Times New Roman"/>
          <w:b/>
          <w:sz w:val="28"/>
          <w:szCs w:val="28"/>
        </w:rPr>
      </w:pPr>
      <w:bookmarkStart w:id="0" w:name="_heading=h.gjdgxs" w:colFirst="0" w:colLast="0"/>
      <w:bookmarkEnd w:id="0"/>
      <w:r>
        <w:rPr>
          <w:rFonts w:ascii="Times New Roman" w:eastAsia="Times New Roman" w:hAnsi="Times New Roman" w:cs="Times New Roman"/>
          <w:b/>
          <w:sz w:val="28"/>
          <w:szCs w:val="28"/>
        </w:rPr>
        <w:t>Implementation Plan – HOVUCA</w:t>
      </w:r>
    </w:p>
    <w:p w:rsidR="00087537" w:rsidRDefault="002625B9">
      <w:pPr>
        <w:rPr>
          <w:rFonts w:ascii="Times New Roman" w:eastAsia="Times New Roman" w:hAnsi="Times New Roman" w:cs="Times New Roman"/>
          <w:sz w:val="28"/>
          <w:szCs w:val="28"/>
        </w:rPr>
      </w:pPr>
      <w:r>
        <w:rPr>
          <w:rFonts w:ascii="Times New Roman" w:eastAsia="Times New Roman" w:hAnsi="Times New Roman" w:cs="Times New Roman"/>
          <w:b/>
          <w:sz w:val="28"/>
          <w:szCs w:val="28"/>
        </w:rPr>
        <w:t>Project Title:</w:t>
      </w:r>
      <w:r>
        <w:rPr>
          <w:rFonts w:ascii="Times New Roman" w:eastAsia="Times New Roman" w:hAnsi="Times New Roman" w:cs="Times New Roman"/>
          <w:sz w:val="28"/>
          <w:szCs w:val="28"/>
        </w:rPr>
        <w:t xml:space="preserve"> A Policy analysis and advocacy project to engage AGYW in National HIV programmes and Global Fund Processes</w:t>
      </w:r>
    </w:p>
    <w:tbl>
      <w:tblPr>
        <w:tblStyle w:val="a"/>
        <w:tblW w:w="14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58"/>
        <w:gridCol w:w="500"/>
        <w:gridCol w:w="4770"/>
        <w:gridCol w:w="630"/>
        <w:gridCol w:w="630"/>
        <w:gridCol w:w="630"/>
        <w:gridCol w:w="630"/>
        <w:gridCol w:w="630"/>
        <w:gridCol w:w="630"/>
        <w:gridCol w:w="540"/>
        <w:gridCol w:w="540"/>
        <w:gridCol w:w="540"/>
        <w:gridCol w:w="819"/>
      </w:tblGrid>
      <w:tr w:rsidR="00087537">
        <w:trPr>
          <w:trHeight w:val="435"/>
        </w:trPr>
        <w:tc>
          <w:tcPr>
            <w:tcW w:w="2758" w:type="dxa"/>
          </w:tcPr>
          <w:p w:rsidR="00087537" w:rsidRDefault="002625B9">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Objectives</w:t>
            </w:r>
          </w:p>
        </w:tc>
        <w:tc>
          <w:tcPr>
            <w:tcW w:w="5270" w:type="dxa"/>
            <w:gridSpan w:val="2"/>
          </w:tcPr>
          <w:p w:rsidR="00087537" w:rsidRDefault="002625B9">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Activities</w:t>
            </w:r>
          </w:p>
        </w:tc>
        <w:tc>
          <w:tcPr>
            <w:tcW w:w="630" w:type="dxa"/>
          </w:tcPr>
          <w:p w:rsidR="00087537" w:rsidRDefault="002625B9">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June</w:t>
            </w:r>
          </w:p>
        </w:tc>
        <w:tc>
          <w:tcPr>
            <w:tcW w:w="630" w:type="dxa"/>
          </w:tcPr>
          <w:p w:rsidR="00087537" w:rsidRDefault="002625B9">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July</w:t>
            </w:r>
          </w:p>
        </w:tc>
        <w:tc>
          <w:tcPr>
            <w:tcW w:w="630" w:type="dxa"/>
          </w:tcPr>
          <w:p w:rsidR="00087537" w:rsidRDefault="002625B9">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Aug</w:t>
            </w:r>
          </w:p>
        </w:tc>
        <w:tc>
          <w:tcPr>
            <w:tcW w:w="630" w:type="dxa"/>
          </w:tcPr>
          <w:p w:rsidR="00087537" w:rsidRDefault="002625B9">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Sept </w:t>
            </w:r>
          </w:p>
        </w:tc>
        <w:tc>
          <w:tcPr>
            <w:tcW w:w="630" w:type="dxa"/>
          </w:tcPr>
          <w:p w:rsidR="00087537" w:rsidRDefault="002625B9">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Oct.</w:t>
            </w:r>
          </w:p>
        </w:tc>
        <w:tc>
          <w:tcPr>
            <w:tcW w:w="630" w:type="dxa"/>
          </w:tcPr>
          <w:p w:rsidR="00087537" w:rsidRDefault="002625B9">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Nov.</w:t>
            </w:r>
          </w:p>
        </w:tc>
        <w:tc>
          <w:tcPr>
            <w:tcW w:w="540" w:type="dxa"/>
          </w:tcPr>
          <w:p w:rsidR="00087537" w:rsidRDefault="002625B9">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Dec</w:t>
            </w:r>
          </w:p>
        </w:tc>
        <w:tc>
          <w:tcPr>
            <w:tcW w:w="540" w:type="dxa"/>
          </w:tcPr>
          <w:p w:rsidR="00087537" w:rsidRDefault="002625B9">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Jan.</w:t>
            </w:r>
          </w:p>
        </w:tc>
        <w:tc>
          <w:tcPr>
            <w:tcW w:w="540" w:type="dxa"/>
          </w:tcPr>
          <w:p w:rsidR="00087537" w:rsidRDefault="002625B9">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Feb.</w:t>
            </w:r>
          </w:p>
        </w:tc>
        <w:tc>
          <w:tcPr>
            <w:tcW w:w="819" w:type="dxa"/>
          </w:tcPr>
          <w:p w:rsidR="00087537" w:rsidRDefault="002625B9">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March</w:t>
            </w:r>
          </w:p>
        </w:tc>
      </w:tr>
      <w:tr w:rsidR="00087537">
        <w:trPr>
          <w:trHeight w:val="2025"/>
        </w:trPr>
        <w:tc>
          <w:tcPr>
            <w:tcW w:w="2758" w:type="dxa"/>
            <w:vMerge w:val="restart"/>
          </w:tcPr>
          <w:p w:rsidR="00087537" w:rsidRDefault="002625B9">
            <w:pPr>
              <w:pBdr>
                <w:top w:val="nil"/>
                <w:left w:val="nil"/>
                <w:bottom w:val="nil"/>
                <w:right w:val="nil"/>
                <w:between w:val="nil"/>
              </w:pBdr>
              <w:spacing w:line="259"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Objective 1</w:t>
            </w:r>
          </w:p>
          <w:p w:rsidR="00087537" w:rsidRDefault="002625B9">
            <w:pPr>
              <w:pBdr>
                <w:top w:val="nil"/>
                <w:left w:val="nil"/>
                <w:bottom w:val="nil"/>
                <w:right w:val="nil"/>
                <w:between w:val="nil"/>
              </w:pBdr>
              <w:spacing w:after="160" w:line="259"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To open a research space to give AGYW the opportunity to study the national HIV policy/guidelines, analyze them, identify policy gaps and advocate for HIV policy reforms that gives AGYW an enabling environment to access HIV services with ease as well as greater involvement in the design and implementation of national HIV Programmes  </w:t>
            </w:r>
          </w:p>
        </w:tc>
        <w:tc>
          <w:tcPr>
            <w:tcW w:w="500" w:type="dxa"/>
          </w:tcPr>
          <w:p w:rsidR="00087537" w:rsidRDefault="002625B9">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1.</w:t>
            </w:r>
          </w:p>
        </w:tc>
        <w:tc>
          <w:tcPr>
            <w:tcW w:w="4770" w:type="dxa"/>
          </w:tcPr>
          <w:p w:rsidR="00087537" w:rsidRDefault="002625B9">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Preliminaries for project kickoff </w:t>
            </w:r>
          </w:p>
          <w:p w:rsidR="00087537" w:rsidRDefault="002625B9">
            <w:pPr>
              <w:numPr>
                <w:ilvl w:val="0"/>
                <w:numId w:val="2"/>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Obtaining </w:t>
            </w:r>
            <w:sdt>
              <w:sdtPr>
                <w:tag w:val="goog_rdk_0"/>
                <w:id w:val="-403453490"/>
              </w:sdtPr>
              <w:sdtEndPr/>
              <w:sdtContent/>
            </w:sdt>
            <w:r>
              <w:rPr>
                <w:rFonts w:ascii="Times New Roman" w:eastAsia="Times New Roman" w:hAnsi="Times New Roman" w:cs="Times New Roman"/>
                <w:sz w:val="20"/>
                <w:szCs w:val="20"/>
              </w:rPr>
              <w:t>administration documents (permit) if applicable</w:t>
            </w:r>
            <w:r w:rsidR="007D1DC5">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(documents like permits to carry out public events, this is because sometimes we required permit to carry certain public activity)</w:t>
            </w:r>
          </w:p>
          <w:p w:rsidR="00087537" w:rsidRDefault="00087537">
            <w:pPr>
              <w:rPr>
                <w:rFonts w:ascii="Times New Roman" w:eastAsia="Times New Roman" w:hAnsi="Times New Roman" w:cs="Times New Roman"/>
                <w:sz w:val="20"/>
                <w:szCs w:val="20"/>
              </w:rPr>
            </w:pPr>
          </w:p>
          <w:p w:rsidR="00087537" w:rsidRDefault="002625B9">
            <w:pPr>
              <w:numPr>
                <w:ilvl w:val="0"/>
                <w:numId w:val="2"/>
              </w:numPr>
              <w:rPr>
                <w:rFonts w:ascii="Times New Roman" w:eastAsia="Times New Roman" w:hAnsi="Times New Roman" w:cs="Times New Roman"/>
                <w:sz w:val="20"/>
                <w:szCs w:val="20"/>
              </w:rPr>
            </w:pPr>
            <w:r>
              <w:rPr>
                <w:rFonts w:ascii="Times New Roman" w:eastAsia="Times New Roman" w:hAnsi="Times New Roman" w:cs="Times New Roman"/>
                <w:sz w:val="20"/>
                <w:szCs w:val="20"/>
              </w:rPr>
              <w:t>Organizing a project kickoff meeting for HOVUCA staff and project team members and volunteers.</w:t>
            </w:r>
          </w:p>
          <w:p w:rsidR="00087537" w:rsidRDefault="00087537">
            <w:pPr>
              <w:rPr>
                <w:rFonts w:ascii="Times New Roman" w:eastAsia="Times New Roman" w:hAnsi="Times New Roman" w:cs="Times New Roman"/>
                <w:b/>
                <w:sz w:val="20"/>
                <w:szCs w:val="20"/>
              </w:rPr>
            </w:pPr>
          </w:p>
        </w:tc>
        <w:tc>
          <w:tcPr>
            <w:tcW w:w="630" w:type="dxa"/>
            <w:shd w:val="clear" w:color="auto" w:fill="E5DFEC"/>
          </w:tcPr>
          <w:p w:rsidR="00087537" w:rsidRDefault="00087537">
            <w:pPr>
              <w:rPr>
                <w:rFonts w:ascii="Times New Roman" w:eastAsia="Times New Roman" w:hAnsi="Times New Roman" w:cs="Times New Roman"/>
                <w:sz w:val="28"/>
                <w:szCs w:val="28"/>
              </w:rPr>
            </w:pPr>
          </w:p>
        </w:tc>
        <w:tc>
          <w:tcPr>
            <w:tcW w:w="630" w:type="dxa"/>
          </w:tcPr>
          <w:p w:rsidR="00087537" w:rsidRDefault="00087537">
            <w:pPr>
              <w:rPr>
                <w:rFonts w:ascii="Times New Roman" w:eastAsia="Times New Roman" w:hAnsi="Times New Roman" w:cs="Times New Roman"/>
                <w:sz w:val="28"/>
                <w:szCs w:val="28"/>
              </w:rPr>
            </w:pPr>
          </w:p>
        </w:tc>
        <w:tc>
          <w:tcPr>
            <w:tcW w:w="630" w:type="dxa"/>
          </w:tcPr>
          <w:p w:rsidR="00087537" w:rsidRDefault="00087537">
            <w:pPr>
              <w:rPr>
                <w:rFonts w:ascii="Times New Roman" w:eastAsia="Times New Roman" w:hAnsi="Times New Roman" w:cs="Times New Roman"/>
                <w:sz w:val="28"/>
                <w:szCs w:val="28"/>
              </w:rPr>
            </w:pPr>
          </w:p>
        </w:tc>
        <w:tc>
          <w:tcPr>
            <w:tcW w:w="630" w:type="dxa"/>
          </w:tcPr>
          <w:p w:rsidR="00087537" w:rsidRDefault="00087537">
            <w:pPr>
              <w:rPr>
                <w:rFonts w:ascii="Times New Roman" w:eastAsia="Times New Roman" w:hAnsi="Times New Roman" w:cs="Times New Roman"/>
                <w:sz w:val="28"/>
                <w:szCs w:val="28"/>
              </w:rPr>
            </w:pPr>
          </w:p>
        </w:tc>
        <w:tc>
          <w:tcPr>
            <w:tcW w:w="630" w:type="dxa"/>
          </w:tcPr>
          <w:p w:rsidR="00087537" w:rsidRDefault="00087537">
            <w:pPr>
              <w:rPr>
                <w:rFonts w:ascii="Times New Roman" w:eastAsia="Times New Roman" w:hAnsi="Times New Roman" w:cs="Times New Roman"/>
                <w:sz w:val="28"/>
                <w:szCs w:val="28"/>
              </w:rPr>
            </w:pPr>
          </w:p>
        </w:tc>
        <w:tc>
          <w:tcPr>
            <w:tcW w:w="630" w:type="dxa"/>
          </w:tcPr>
          <w:p w:rsidR="00087537" w:rsidRDefault="00087537">
            <w:pPr>
              <w:rPr>
                <w:rFonts w:ascii="Times New Roman" w:eastAsia="Times New Roman" w:hAnsi="Times New Roman" w:cs="Times New Roman"/>
                <w:sz w:val="28"/>
                <w:szCs w:val="28"/>
              </w:rPr>
            </w:pPr>
          </w:p>
        </w:tc>
        <w:tc>
          <w:tcPr>
            <w:tcW w:w="540" w:type="dxa"/>
          </w:tcPr>
          <w:p w:rsidR="00087537" w:rsidRDefault="00087537">
            <w:pPr>
              <w:rPr>
                <w:rFonts w:ascii="Times New Roman" w:eastAsia="Times New Roman" w:hAnsi="Times New Roman" w:cs="Times New Roman"/>
                <w:sz w:val="28"/>
                <w:szCs w:val="28"/>
              </w:rPr>
            </w:pPr>
          </w:p>
        </w:tc>
        <w:tc>
          <w:tcPr>
            <w:tcW w:w="540" w:type="dxa"/>
          </w:tcPr>
          <w:p w:rsidR="00087537" w:rsidRDefault="00087537">
            <w:pPr>
              <w:rPr>
                <w:rFonts w:ascii="Times New Roman" w:eastAsia="Times New Roman" w:hAnsi="Times New Roman" w:cs="Times New Roman"/>
                <w:sz w:val="28"/>
                <w:szCs w:val="28"/>
              </w:rPr>
            </w:pPr>
          </w:p>
        </w:tc>
        <w:tc>
          <w:tcPr>
            <w:tcW w:w="540" w:type="dxa"/>
          </w:tcPr>
          <w:p w:rsidR="00087537" w:rsidRDefault="00087537">
            <w:pPr>
              <w:rPr>
                <w:rFonts w:ascii="Times New Roman" w:eastAsia="Times New Roman" w:hAnsi="Times New Roman" w:cs="Times New Roman"/>
                <w:sz w:val="28"/>
                <w:szCs w:val="28"/>
              </w:rPr>
            </w:pPr>
          </w:p>
        </w:tc>
        <w:tc>
          <w:tcPr>
            <w:tcW w:w="819" w:type="dxa"/>
          </w:tcPr>
          <w:p w:rsidR="00087537" w:rsidRDefault="00087537">
            <w:pPr>
              <w:rPr>
                <w:rFonts w:ascii="Times New Roman" w:eastAsia="Times New Roman" w:hAnsi="Times New Roman" w:cs="Times New Roman"/>
                <w:sz w:val="28"/>
                <w:szCs w:val="28"/>
              </w:rPr>
            </w:pPr>
          </w:p>
        </w:tc>
      </w:tr>
      <w:tr w:rsidR="00087537">
        <w:trPr>
          <w:trHeight w:val="305"/>
        </w:trPr>
        <w:tc>
          <w:tcPr>
            <w:tcW w:w="2758" w:type="dxa"/>
            <w:vMerge/>
          </w:tcPr>
          <w:p w:rsidR="00087537" w:rsidRDefault="00087537">
            <w:pPr>
              <w:widowControl w:val="0"/>
              <w:pBdr>
                <w:top w:val="nil"/>
                <w:left w:val="nil"/>
                <w:bottom w:val="nil"/>
                <w:right w:val="nil"/>
                <w:between w:val="nil"/>
              </w:pBdr>
              <w:spacing w:line="276" w:lineRule="auto"/>
              <w:rPr>
                <w:rFonts w:ascii="Times New Roman" w:eastAsia="Times New Roman" w:hAnsi="Times New Roman" w:cs="Times New Roman"/>
                <w:sz w:val="28"/>
                <w:szCs w:val="28"/>
              </w:rPr>
            </w:pPr>
          </w:p>
        </w:tc>
        <w:tc>
          <w:tcPr>
            <w:tcW w:w="500" w:type="dxa"/>
            <w:vMerge w:val="restart"/>
          </w:tcPr>
          <w:p w:rsidR="00087537" w:rsidRDefault="002625B9">
            <w:pP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4770" w:type="dxa"/>
          </w:tcPr>
          <w:p w:rsidR="00087537" w:rsidRDefault="002625B9">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Advocacy speech writing competition on national HIV policies </w:t>
            </w:r>
          </w:p>
        </w:tc>
        <w:tc>
          <w:tcPr>
            <w:tcW w:w="630" w:type="dxa"/>
            <w:shd w:val="clear" w:color="auto" w:fill="FFFFFF"/>
          </w:tcPr>
          <w:p w:rsidR="00087537" w:rsidRDefault="00087537">
            <w:pPr>
              <w:rPr>
                <w:rFonts w:ascii="Times New Roman" w:eastAsia="Times New Roman" w:hAnsi="Times New Roman" w:cs="Times New Roman"/>
                <w:sz w:val="28"/>
                <w:szCs w:val="28"/>
              </w:rPr>
            </w:pPr>
          </w:p>
        </w:tc>
        <w:tc>
          <w:tcPr>
            <w:tcW w:w="630" w:type="dxa"/>
          </w:tcPr>
          <w:p w:rsidR="00087537" w:rsidRDefault="00087537">
            <w:pPr>
              <w:rPr>
                <w:rFonts w:ascii="Times New Roman" w:eastAsia="Times New Roman" w:hAnsi="Times New Roman" w:cs="Times New Roman"/>
                <w:sz w:val="28"/>
                <w:szCs w:val="28"/>
              </w:rPr>
            </w:pPr>
          </w:p>
        </w:tc>
        <w:tc>
          <w:tcPr>
            <w:tcW w:w="630" w:type="dxa"/>
          </w:tcPr>
          <w:p w:rsidR="00087537" w:rsidRDefault="00087537">
            <w:pPr>
              <w:rPr>
                <w:rFonts w:ascii="Times New Roman" w:eastAsia="Times New Roman" w:hAnsi="Times New Roman" w:cs="Times New Roman"/>
                <w:sz w:val="28"/>
                <w:szCs w:val="28"/>
              </w:rPr>
            </w:pPr>
          </w:p>
        </w:tc>
        <w:tc>
          <w:tcPr>
            <w:tcW w:w="630" w:type="dxa"/>
            <w:shd w:val="clear" w:color="auto" w:fill="D99594"/>
          </w:tcPr>
          <w:p w:rsidR="00087537" w:rsidRDefault="00087537">
            <w:pPr>
              <w:rPr>
                <w:rFonts w:ascii="Times New Roman" w:eastAsia="Times New Roman" w:hAnsi="Times New Roman" w:cs="Times New Roman"/>
                <w:sz w:val="28"/>
                <w:szCs w:val="28"/>
              </w:rPr>
            </w:pPr>
          </w:p>
        </w:tc>
        <w:tc>
          <w:tcPr>
            <w:tcW w:w="630" w:type="dxa"/>
          </w:tcPr>
          <w:p w:rsidR="00087537" w:rsidRDefault="00087537">
            <w:pPr>
              <w:rPr>
                <w:rFonts w:ascii="Times New Roman" w:eastAsia="Times New Roman" w:hAnsi="Times New Roman" w:cs="Times New Roman"/>
                <w:sz w:val="28"/>
                <w:szCs w:val="28"/>
              </w:rPr>
            </w:pPr>
          </w:p>
        </w:tc>
        <w:tc>
          <w:tcPr>
            <w:tcW w:w="630" w:type="dxa"/>
          </w:tcPr>
          <w:p w:rsidR="00087537" w:rsidRDefault="00087537">
            <w:pPr>
              <w:rPr>
                <w:rFonts w:ascii="Times New Roman" w:eastAsia="Times New Roman" w:hAnsi="Times New Roman" w:cs="Times New Roman"/>
                <w:sz w:val="28"/>
                <w:szCs w:val="28"/>
              </w:rPr>
            </w:pPr>
          </w:p>
        </w:tc>
        <w:tc>
          <w:tcPr>
            <w:tcW w:w="540" w:type="dxa"/>
          </w:tcPr>
          <w:p w:rsidR="00087537" w:rsidRDefault="00087537">
            <w:pPr>
              <w:rPr>
                <w:rFonts w:ascii="Times New Roman" w:eastAsia="Times New Roman" w:hAnsi="Times New Roman" w:cs="Times New Roman"/>
                <w:sz w:val="28"/>
                <w:szCs w:val="28"/>
              </w:rPr>
            </w:pPr>
          </w:p>
        </w:tc>
        <w:tc>
          <w:tcPr>
            <w:tcW w:w="540" w:type="dxa"/>
          </w:tcPr>
          <w:p w:rsidR="00087537" w:rsidRDefault="00087537">
            <w:pPr>
              <w:rPr>
                <w:rFonts w:ascii="Times New Roman" w:eastAsia="Times New Roman" w:hAnsi="Times New Roman" w:cs="Times New Roman"/>
                <w:sz w:val="28"/>
                <w:szCs w:val="28"/>
              </w:rPr>
            </w:pPr>
          </w:p>
        </w:tc>
        <w:tc>
          <w:tcPr>
            <w:tcW w:w="540" w:type="dxa"/>
          </w:tcPr>
          <w:p w:rsidR="00087537" w:rsidRDefault="00087537">
            <w:pPr>
              <w:rPr>
                <w:rFonts w:ascii="Times New Roman" w:eastAsia="Times New Roman" w:hAnsi="Times New Roman" w:cs="Times New Roman"/>
                <w:sz w:val="28"/>
                <w:szCs w:val="28"/>
              </w:rPr>
            </w:pPr>
          </w:p>
        </w:tc>
        <w:tc>
          <w:tcPr>
            <w:tcW w:w="819" w:type="dxa"/>
          </w:tcPr>
          <w:p w:rsidR="00087537" w:rsidRDefault="00087537">
            <w:pPr>
              <w:rPr>
                <w:rFonts w:ascii="Times New Roman" w:eastAsia="Times New Roman" w:hAnsi="Times New Roman" w:cs="Times New Roman"/>
                <w:sz w:val="28"/>
                <w:szCs w:val="28"/>
              </w:rPr>
            </w:pPr>
          </w:p>
        </w:tc>
      </w:tr>
      <w:tr w:rsidR="00087537">
        <w:trPr>
          <w:trHeight w:val="305"/>
        </w:trPr>
        <w:tc>
          <w:tcPr>
            <w:tcW w:w="2758" w:type="dxa"/>
            <w:vMerge/>
          </w:tcPr>
          <w:p w:rsidR="00087537" w:rsidRDefault="00087537">
            <w:pPr>
              <w:widowControl w:val="0"/>
              <w:pBdr>
                <w:top w:val="nil"/>
                <w:left w:val="nil"/>
                <w:bottom w:val="nil"/>
                <w:right w:val="nil"/>
                <w:between w:val="nil"/>
              </w:pBdr>
              <w:spacing w:line="276" w:lineRule="auto"/>
              <w:rPr>
                <w:rFonts w:ascii="Times New Roman" w:eastAsia="Times New Roman" w:hAnsi="Times New Roman" w:cs="Times New Roman"/>
                <w:sz w:val="28"/>
                <w:szCs w:val="28"/>
              </w:rPr>
            </w:pPr>
            <w:bookmarkStart w:id="1" w:name="_GoBack" w:colFirst="2" w:colLast="2"/>
          </w:p>
        </w:tc>
        <w:tc>
          <w:tcPr>
            <w:tcW w:w="500" w:type="dxa"/>
            <w:vMerge/>
          </w:tcPr>
          <w:p w:rsidR="00087537" w:rsidRDefault="00087537">
            <w:pPr>
              <w:widowControl w:val="0"/>
              <w:pBdr>
                <w:top w:val="nil"/>
                <w:left w:val="nil"/>
                <w:bottom w:val="nil"/>
                <w:right w:val="nil"/>
                <w:between w:val="nil"/>
              </w:pBdr>
              <w:spacing w:line="276" w:lineRule="auto"/>
              <w:rPr>
                <w:rFonts w:ascii="Times New Roman" w:eastAsia="Times New Roman" w:hAnsi="Times New Roman" w:cs="Times New Roman"/>
                <w:sz w:val="28"/>
                <w:szCs w:val="28"/>
              </w:rPr>
            </w:pPr>
          </w:p>
        </w:tc>
        <w:tc>
          <w:tcPr>
            <w:tcW w:w="4770" w:type="dxa"/>
          </w:tcPr>
          <w:p w:rsidR="00087537" w:rsidRDefault="002625B9" w:rsidP="00CE3402">
            <w:pPr>
              <w:numPr>
                <w:ilvl w:val="0"/>
                <w:numId w:val="1"/>
              </w:numPr>
              <w:pBdr>
                <w:top w:val="nil"/>
                <w:left w:val="nil"/>
                <w:bottom w:val="nil"/>
                <w:right w:val="nil"/>
                <w:between w:val="nil"/>
              </w:pBdr>
              <w:spacing w:after="2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Meeting for drawing up of </w:t>
            </w:r>
            <w:r w:rsidR="005E03C5">
              <w:rPr>
                <w:rFonts w:ascii="Times New Roman" w:eastAsia="Times New Roman" w:hAnsi="Times New Roman" w:cs="Times New Roman"/>
                <w:color w:val="000000"/>
                <w:sz w:val="20"/>
                <w:szCs w:val="20"/>
              </w:rPr>
              <w:t>modalities</w:t>
            </w:r>
            <w:r>
              <w:rPr>
                <w:rFonts w:ascii="Times New Roman" w:eastAsia="Times New Roman" w:hAnsi="Times New Roman" w:cs="Times New Roman"/>
                <w:color w:val="000000"/>
                <w:sz w:val="20"/>
                <w:szCs w:val="20"/>
              </w:rPr>
              <w:t xml:space="preserve"> for the competition</w:t>
            </w:r>
          </w:p>
        </w:tc>
        <w:tc>
          <w:tcPr>
            <w:tcW w:w="630" w:type="dxa"/>
            <w:shd w:val="clear" w:color="auto" w:fill="FFFFFF"/>
          </w:tcPr>
          <w:p w:rsidR="00087537" w:rsidRDefault="00087537">
            <w:pPr>
              <w:rPr>
                <w:rFonts w:ascii="Times New Roman" w:eastAsia="Times New Roman" w:hAnsi="Times New Roman" w:cs="Times New Roman"/>
                <w:sz w:val="28"/>
                <w:szCs w:val="28"/>
              </w:rPr>
            </w:pPr>
          </w:p>
        </w:tc>
        <w:tc>
          <w:tcPr>
            <w:tcW w:w="630" w:type="dxa"/>
          </w:tcPr>
          <w:p w:rsidR="00087537" w:rsidRDefault="00087537">
            <w:pPr>
              <w:rPr>
                <w:rFonts w:ascii="Times New Roman" w:eastAsia="Times New Roman" w:hAnsi="Times New Roman" w:cs="Times New Roman"/>
                <w:sz w:val="28"/>
                <w:szCs w:val="28"/>
              </w:rPr>
            </w:pPr>
          </w:p>
        </w:tc>
        <w:tc>
          <w:tcPr>
            <w:tcW w:w="630" w:type="dxa"/>
          </w:tcPr>
          <w:p w:rsidR="00087537" w:rsidRDefault="00087537">
            <w:pPr>
              <w:rPr>
                <w:rFonts w:ascii="Times New Roman" w:eastAsia="Times New Roman" w:hAnsi="Times New Roman" w:cs="Times New Roman"/>
                <w:sz w:val="28"/>
                <w:szCs w:val="28"/>
              </w:rPr>
            </w:pPr>
          </w:p>
        </w:tc>
        <w:tc>
          <w:tcPr>
            <w:tcW w:w="630" w:type="dxa"/>
            <w:shd w:val="clear" w:color="auto" w:fill="BFBFBF"/>
          </w:tcPr>
          <w:p w:rsidR="00087537" w:rsidRDefault="00087537">
            <w:pPr>
              <w:rPr>
                <w:rFonts w:ascii="Times New Roman" w:eastAsia="Times New Roman" w:hAnsi="Times New Roman" w:cs="Times New Roman"/>
                <w:sz w:val="28"/>
                <w:szCs w:val="28"/>
              </w:rPr>
            </w:pPr>
          </w:p>
        </w:tc>
        <w:tc>
          <w:tcPr>
            <w:tcW w:w="630" w:type="dxa"/>
          </w:tcPr>
          <w:p w:rsidR="00087537" w:rsidRDefault="00087537">
            <w:pPr>
              <w:rPr>
                <w:rFonts w:ascii="Times New Roman" w:eastAsia="Times New Roman" w:hAnsi="Times New Roman" w:cs="Times New Roman"/>
                <w:sz w:val="28"/>
                <w:szCs w:val="28"/>
              </w:rPr>
            </w:pPr>
          </w:p>
        </w:tc>
        <w:tc>
          <w:tcPr>
            <w:tcW w:w="630" w:type="dxa"/>
          </w:tcPr>
          <w:p w:rsidR="00087537" w:rsidRDefault="00087537">
            <w:pPr>
              <w:rPr>
                <w:rFonts w:ascii="Times New Roman" w:eastAsia="Times New Roman" w:hAnsi="Times New Roman" w:cs="Times New Roman"/>
                <w:sz w:val="28"/>
                <w:szCs w:val="28"/>
              </w:rPr>
            </w:pPr>
          </w:p>
        </w:tc>
        <w:tc>
          <w:tcPr>
            <w:tcW w:w="540" w:type="dxa"/>
          </w:tcPr>
          <w:p w:rsidR="00087537" w:rsidRDefault="00087537">
            <w:pPr>
              <w:rPr>
                <w:rFonts w:ascii="Times New Roman" w:eastAsia="Times New Roman" w:hAnsi="Times New Roman" w:cs="Times New Roman"/>
                <w:sz w:val="28"/>
                <w:szCs w:val="28"/>
              </w:rPr>
            </w:pPr>
          </w:p>
        </w:tc>
        <w:tc>
          <w:tcPr>
            <w:tcW w:w="540" w:type="dxa"/>
          </w:tcPr>
          <w:p w:rsidR="00087537" w:rsidRDefault="00087537">
            <w:pPr>
              <w:rPr>
                <w:rFonts w:ascii="Times New Roman" w:eastAsia="Times New Roman" w:hAnsi="Times New Roman" w:cs="Times New Roman"/>
                <w:sz w:val="28"/>
                <w:szCs w:val="28"/>
              </w:rPr>
            </w:pPr>
          </w:p>
        </w:tc>
        <w:tc>
          <w:tcPr>
            <w:tcW w:w="540" w:type="dxa"/>
          </w:tcPr>
          <w:p w:rsidR="00087537" w:rsidRDefault="00087537">
            <w:pPr>
              <w:rPr>
                <w:rFonts w:ascii="Times New Roman" w:eastAsia="Times New Roman" w:hAnsi="Times New Roman" w:cs="Times New Roman"/>
                <w:sz w:val="28"/>
                <w:szCs w:val="28"/>
              </w:rPr>
            </w:pPr>
          </w:p>
        </w:tc>
        <w:tc>
          <w:tcPr>
            <w:tcW w:w="819" w:type="dxa"/>
          </w:tcPr>
          <w:p w:rsidR="00087537" w:rsidRDefault="00087537">
            <w:pPr>
              <w:rPr>
                <w:rFonts w:ascii="Times New Roman" w:eastAsia="Times New Roman" w:hAnsi="Times New Roman" w:cs="Times New Roman"/>
                <w:sz w:val="28"/>
                <w:szCs w:val="28"/>
              </w:rPr>
            </w:pPr>
          </w:p>
        </w:tc>
      </w:tr>
      <w:tr w:rsidR="00087537">
        <w:trPr>
          <w:trHeight w:val="305"/>
        </w:trPr>
        <w:tc>
          <w:tcPr>
            <w:tcW w:w="2758" w:type="dxa"/>
            <w:vMerge/>
          </w:tcPr>
          <w:p w:rsidR="00087537" w:rsidRDefault="00087537">
            <w:pPr>
              <w:widowControl w:val="0"/>
              <w:pBdr>
                <w:top w:val="nil"/>
                <w:left w:val="nil"/>
                <w:bottom w:val="nil"/>
                <w:right w:val="nil"/>
                <w:between w:val="nil"/>
              </w:pBdr>
              <w:spacing w:line="276" w:lineRule="auto"/>
              <w:rPr>
                <w:rFonts w:ascii="Times New Roman" w:eastAsia="Times New Roman" w:hAnsi="Times New Roman" w:cs="Times New Roman"/>
                <w:sz w:val="28"/>
                <w:szCs w:val="28"/>
              </w:rPr>
            </w:pPr>
          </w:p>
        </w:tc>
        <w:tc>
          <w:tcPr>
            <w:tcW w:w="500" w:type="dxa"/>
            <w:vMerge/>
          </w:tcPr>
          <w:p w:rsidR="00087537" w:rsidRDefault="00087537">
            <w:pPr>
              <w:widowControl w:val="0"/>
              <w:pBdr>
                <w:top w:val="nil"/>
                <w:left w:val="nil"/>
                <w:bottom w:val="nil"/>
                <w:right w:val="nil"/>
                <w:between w:val="nil"/>
              </w:pBdr>
              <w:spacing w:line="276" w:lineRule="auto"/>
              <w:rPr>
                <w:rFonts w:ascii="Times New Roman" w:eastAsia="Times New Roman" w:hAnsi="Times New Roman" w:cs="Times New Roman"/>
                <w:sz w:val="28"/>
                <w:szCs w:val="28"/>
              </w:rPr>
            </w:pPr>
          </w:p>
        </w:tc>
        <w:tc>
          <w:tcPr>
            <w:tcW w:w="4770" w:type="dxa"/>
          </w:tcPr>
          <w:p w:rsidR="00087537" w:rsidRDefault="002625B9" w:rsidP="00CE3402">
            <w:pPr>
              <w:numPr>
                <w:ilvl w:val="0"/>
                <w:numId w:val="1"/>
              </w:numPr>
              <w:pBdr>
                <w:top w:val="nil"/>
                <w:left w:val="nil"/>
                <w:bottom w:val="nil"/>
                <w:right w:val="nil"/>
                <w:between w:val="nil"/>
              </w:pBdr>
              <w:spacing w:after="2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Digital flyer for publication/advertising of the competition</w:t>
            </w:r>
          </w:p>
        </w:tc>
        <w:tc>
          <w:tcPr>
            <w:tcW w:w="630" w:type="dxa"/>
            <w:shd w:val="clear" w:color="auto" w:fill="FFFFFF"/>
          </w:tcPr>
          <w:p w:rsidR="00087537" w:rsidRDefault="00087537">
            <w:pPr>
              <w:rPr>
                <w:rFonts w:ascii="Times New Roman" w:eastAsia="Times New Roman" w:hAnsi="Times New Roman" w:cs="Times New Roman"/>
                <w:sz w:val="28"/>
                <w:szCs w:val="28"/>
              </w:rPr>
            </w:pPr>
          </w:p>
        </w:tc>
        <w:tc>
          <w:tcPr>
            <w:tcW w:w="630" w:type="dxa"/>
          </w:tcPr>
          <w:p w:rsidR="00087537" w:rsidRDefault="00087537">
            <w:pPr>
              <w:rPr>
                <w:rFonts w:ascii="Times New Roman" w:eastAsia="Times New Roman" w:hAnsi="Times New Roman" w:cs="Times New Roman"/>
                <w:sz w:val="28"/>
                <w:szCs w:val="28"/>
              </w:rPr>
            </w:pPr>
          </w:p>
        </w:tc>
        <w:tc>
          <w:tcPr>
            <w:tcW w:w="630" w:type="dxa"/>
          </w:tcPr>
          <w:p w:rsidR="00087537" w:rsidRDefault="00087537">
            <w:pPr>
              <w:rPr>
                <w:rFonts w:ascii="Times New Roman" w:eastAsia="Times New Roman" w:hAnsi="Times New Roman" w:cs="Times New Roman"/>
                <w:sz w:val="28"/>
                <w:szCs w:val="28"/>
              </w:rPr>
            </w:pPr>
          </w:p>
        </w:tc>
        <w:tc>
          <w:tcPr>
            <w:tcW w:w="630" w:type="dxa"/>
            <w:shd w:val="clear" w:color="auto" w:fill="C2D69B"/>
          </w:tcPr>
          <w:p w:rsidR="00087537" w:rsidRDefault="00087537">
            <w:pPr>
              <w:rPr>
                <w:rFonts w:ascii="Times New Roman" w:eastAsia="Times New Roman" w:hAnsi="Times New Roman" w:cs="Times New Roman"/>
                <w:sz w:val="28"/>
                <w:szCs w:val="28"/>
              </w:rPr>
            </w:pPr>
          </w:p>
        </w:tc>
        <w:tc>
          <w:tcPr>
            <w:tcW w:w="630" w:type="dxa"/>
          </w:tcPr>
          <w:p w:rsidR="00087537" w:rsidRDefault="00087537">
            <w:pPr>
              <w:rPr>
                <w:rFonts w:ascii="Times New Roman" w:eastAsia="Times New Roman" w:hAnsi="Times New Roman" w:cs="Times New Roman"/>
                <w:sz w:val="28"/>
                <w:szCs w:val="28"/>
              </w:rPr>
            </w:pPr>
          </w:p>
        </w:tc>
        <w:tc>
          <w:tcPr>
            <w:tcW w:w="630" w:type="dxa"/>
          </w:tcPr>
          <w:p w:rsidR="00087537" w:rsidRDefault="00087537">
            <w:pPr>
              <w:rPr>
                <w:rFonts w:ascii="Times New Roman" w:eastAsia="Times New Roman" w:hAnsi="Times New Roman" w:cs="Times New Roman"/>
                <w:sz w:val="28"/>
                <w:szCs w:val="28"/>
              </w:rPr>
            </w:pPr>
          </w:p>
        </w:tc>
        <w:tc>
          <w:tcPr>
            <w:tcW w:w="540" w:type="dxa"/>
          </w:tcPr>
          <w:p w:rsidR="00087537" w:rsidRDefault="00087537">
            <w:pPr>
              <w:rPr>
                <w:rFonts w:ascii="Times New Roman" w:eastAsia="Times New Roman" w:hAnsi="Times New Roman" w:cs="Times New Roman"/>
                <w:sz w:val="28"/>
                <w:szCs w:val="28"/>
              </w:rPr>
            </w:pPr>
          </w:p>
        </w:tc>
        <w:tc>
          <w:tcPr>
            <w:tcW w:w="540" w:type="dxa"/>
          </w:tcPr>
          <w:p w:rsidR="00087537" w:rsidRDefault="00087537">
            <w:pPr>
              <w:rPr>
                <w:rFonts w:ascii="Times New Roman" w:eastAsia="Times New Roman" w:hAnsi="Times New Roman" w:cs="Times New Roman"/>
                <w:sz w:val="28"/>
                <w:szCs w:val="28"/>
              </w:rPr>
            </w:pPr>
          </w:p>
        </w:tc>
        <w:tc>
          <w:tcPr>
            <w:tcW w:w="540" w:type="dxa"/>
          </w:tcPr>
          <w:p w:rsidR="00087537" w:rsidRDefault="00087537">
            <w:pPr>
              <w:rPr>
                <w:rFonts w:ascii="Times New Roman" w:eastAsia="Times New Roman" w:hAnsi="Times New Roman" w:cs="Times New Roman"/>
                <w:sz w:val="28"/>
                <w:szCs w:val="28"/>
              </w:rPr>
            </w:pPr>
          </w:p>
        </w:tc>
        <w:tc>
          <w:tcPr>
            <w:tcW w:w="819" w:type="dxa"/>
          </w:tcPr>
          <w:p w:rsidR="00087537" w:rsidRDefault="00087537">
            <w:pPr>
              <w:rPr>
                <w:rFonts w:ascii="Times New Roman" w:eastAsia="Times New Roman" w:hAnsi="Times New Roman" w:cs="Times New Roman"/>
                <w:sz w:val="28"/>
                <w:szCs w:val="28"/>
              </w:rPr>
            </w:pPr>
          </w:p>
        </w:tc>
      </w:tr>
      <w:tr w:rsidR="00087537">
        <w:trPr>
          <w:trHeight w:val="305"/>
        </w:trPr>
        <w:tc>
          <w:tcPr>
            <w:tcW w:w="2758" w:type="dxa"/>
            <w:vMerge/>
          </w:tcPr>
          <w:p w:rsidR="00087537" w:rsidRDefault="00087537">
            <w:pPr>
              <w:widowControl w:val="0"/>
              <w:pBdr>
                <w:top w:val="nil"/>
                <w:left w:val="nil"/>
                <w:bottom w:val="nil"/>
                <w:right w:val="nil"/>
                <w:between w:val="nil"/>
              </w:pBdr>
              <w:spacing w:line="276" w:lineRule="auto"/>
              <w:rPr>
                <w:rFonts w:ascii="Times New Roman" w:eastAsia="Times New Roman" w:hAnsi="Times New Roman" w:cs="Times New Roman"/>
                <w:sz w:val="28"/>
                <w:szCs w:val="28"/>
              </w:rPr>
            </w:pPr>
          </w:p>
        </w:tc>
        <w:tc>
          <w:tcPr>
            <w:tcW w:w="500" w:type="dxa"/>
            <w:vMerge/>
          </w:tcPr>
          <w:p w:rsidR="00087537" w:rsidRDefault="00087537">
            <w:pPr>
              <w:widowControl w:val="0"/>
              <w:pBdr>
                <w:top w:val="nil"/>
                <w:left w:val="nil"/>
                <w:bottom w:val="nil"/>
                <w:right w:val="nil"/>
                <w:between w:val="nil"/>
              </w:pBdr>
              <w:spacing w:line="276" w:lineRule="auto"/>
              <w:rPr>
                <w:rFonts w:ascii="Times New Roman" w:eastAsia="Times New Roman" w:hAnsi="Times New Roman" w:cs="Times New Roman"/>
                <w:sz w:val="28"/>
                <w:szCs w:val="28"/>
              </w:rPr>
            </w:pPr>
          </w:p>
        </w:tc>
        <w:tc>
          <w:tcPr>
            <w:tcW w:w="4770" w:type="dxa"/>
          </w:tcPr>
          <w:p w:rsidR="00087537" w:rsidRDefault="002625B9" w:rsidP="00CE3402">
            <w:pPr>
              <w:numPr>
                <w:ilvl w:val="0"/>
                <w:numId w:val="1"/>
              </w:numPr>
              <w:pBdr>
                <w:top w:val="nil"/>
                <w:left w:val="nil"/>
                <w:bottom w:val="nil"/>
                <w:right w:val="nil"/>
                <w:between w:val="nil"/>
              </w:pBdr>
              <w:spacing w:after="2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Review of submitted papers for selection finalist</w:t>
            </w:r>
          </w:p>
        </w:tc>
        <w:tc>
          <w:tcPr>
            <w:tcW w:w="630" w:type="dxa"/>
            <w:shd w:val="clear" w:color="auto" w:fill="FFFFFF"/>
          </w:tcPr>
          <w:p w:rsidR="00087537" w:rsidRDefault="00087537">
            <w:pPr>
              <w:rPr>
                <w:rFonts w:ascii="Times New Roman" w:eastAsia="Times New Roman" w:hAnsi="Times New Roman" w:cs="Times New Roman"/>
                <w:sz w:val="28"/>
                <w:szCs w:val="28"/>
              </w:rPr>
            </w:pPr>
          </w:p>
        </w:tc>
        <w:tc>
          <w:tcPr>
            <w:tcW w:w="630" w:type="dxa"/>
          </w:tcPr>
          <w:p w:rsidR="00087537" w:rsidRDefault="00087537">
            <w:pPr>
              <w:rPr>
                <w:rFonts w:ascii="Times New Roman" w:eastAsia="Times New Roman" w:hAnsi="Times New Roman" w:cs="Times New Roman"/>
                <w:sz w:val="28"/>
                <w:szCs w:val="28"/>
              </w:rPr>
            </w:pPr>
          </w:p>
        </w:tc>
        <w:tc>
          <w:tcPr>
            <w:tcW w:w="630" w:type="dxa"/>
          </w:tcPr>
          <w:p w:rsidR="00087537" w:rsidRDefault="00087537">
            <w:pPr>
              <w:rPr>
                <w:rFonts w:ascii="Times New Roman" w:eastAsia="Times New Roman" w:hAnsi="Times New Roman" w:cs="Times New Roman"/>
                <w:sz w:val="28"/>
                <w:szCs w:val="28"/>
              </w:rPr>
            </w:pPr>
          </w:p>
        </w:tc>
        <w:tc>
          <w:tcPr>
            <w:tcW w:w="630" w:type="dxa"/>
          </w:tcPr>
          <w:p w:rsidR="00087537" w:rsidRDefault="00087537">
            <w:pPr>
              <w:rPr>
                <w:rFonts w:ascii="Times New Roman" w:eastAsia="Times New Roman" w:hAnsi="Times New Roman" w:cs="Times New Roman"/>
                <w:sz w:val="28"/>
                <w:szCs w:val="28"/>
              </w:rPr>
            </w:pPr>
          </w:p>
        </w:tc>
        <w:tc>
          <w:tcPr>
            <w:tcW w:w="630" w:type="dxa"/>
            <w:shd w:val="clear" w:color="auto" w:fill="DBEEF3"/>
          </w:tcPr>
          <w:p w:rsidR="00087537" w:rsidRDefault="00087537">
            <w:pPr>
              <w:rPr>
                <w:rFonts w:ascii="Times New Roman" w:eastAsia="Times New Roman" w:hAnsi="Times New Roman" w:cs="Times New Roman"/>
                <w:sz w:val="28"/>
                <w:szCs w:val="28"/>
              </w:rPr>
            </w:pPr>
          </w:p>
        </w:tc>
        <w:tc>
          <w:tcPr>
            <w:tcW w:w="630" w:type="dxa"/>
          </w:tcPr>
          <w:p w:rsidR="00087537" w:rsidRDefault="00087537">
            <w:pPr>
              <w:rPr>
                <w:rFonts w:ascii="Times New Roman" w:eastAsia="Times New Roman" w:hAnsi="Times New Roman" w:cs="Times New Roman"/>
                <w:sz w:val="28"/>
                <w:szCs w:val="28"/>
              </w:rPr>
            </w:pPr>
          </w:p>
        </w:tc>
        <w:tc>
          <w:tcPr>
            <w:tcW w:w="540" w:type="dxa"/>
          </w:tcPr>
          <w:p w:rsidR="00087537" w:rsidRDefault="00087537">
            <w:pPr>
              <w:rPr>
                <w:rFonts w:ascii="Times New Roman" w:eastAsia="Times New Roman" w:hAnsi="Times New Roman" w:cs="Times New Roman"/>
                <w:sz w:val="28"/>
                <w:szCs w:val="28"/>
              </w:rPr>
            </w:pPr>
          </w:p>
        </w:tc>
        <w:tc>
          <w:tcPr>
            <w:tcW w:w="540" w:type="dxa"/>
          </w:tcPr>
          <w:p w:rsidR="00087537" w:rsidRDefault="00087537">
            <w:pPr>
              <w:rPr>
                <w:rFonts w:ascii="Times New Roman" w:eastAsia="Times New Roman" w:hAnsi="Times New Roman" w:cs="Times New Roman"/>
                <w:sz w:val="28"/>
                <w:szCs w:val="28"/>
              </w:rPr>
            </w:pPr>
          </w:p>
        </w:tc>
        <w:tc>
          <w:tcPr>
            <w:tcW w:w="540" w:type="dxa"/>
          </w:tcPr>
          <w:p w:rsidR="00087537" w:rsidRDefault="00087537">
            <w:pPr>
              <w:rPr>
                <w:rFonts w:ascii="Times New Roman" w:eastAsia="Times New Roman" w:hAnsi="Times New Roman" w:cs="Times New Roman"/>
                <w:sz w:val="28"/>
                <w:szCs w:val="28"/>
              </w:rPr>
            </w:pPr>
          </w:p>
        </w:tc>
        <w:tc>
          <w:tcPr>
            <w:tcW w:w="819" w:type="dxa"/>
          </w:tcPr>
          <w:p w:rsidR="00087537" w:rsidRDefault="00087537">
            <w:pPr>
              <w:rPr>
                <w:rFonts w:ascii="Times New Roman" w:eastAsia="Times New Roman" w:hAnsi="Times New Roman" w:cs="Times New Roman"/>
                <w:sz w:val="28"/>
                <w:szCs w:val="28"/>
              </w:rPr>
            </w:pPr>
          </w:p>
        </w:tc>
      </w:tr>
      <w:bookmarkEnd w:id="1"/>
      <w:tr w:rsidR="00087537">
        <w:trPr>
          <w:trHeight w:val="305"/>
        </w:trPr>
        <w:tc>
          <w:tcPr>
            <w:tcW w:w="2758" w:type="dxa"/>
            <w:vMerge/>
          </w:tcPr>
          <w:p w:rsidR="00087537" w:rsidRDefault="00087537">
            <w:pPr>
              <w:widowControl w:val="0"/>
              <w:pBdr>
                <w:top w:val="nil"/>
                <w:left w:val="nil"/>
                <w:bottom w:val="nil"/>
                <w:right w:val="nil"/>
                <w:between w:val="nil"/>
              </w:pBdr>
              <w:spacing w:line="276" w:lineRule="auto"/>
              <w:rPr>
                <w:rFonts w:ascii="Times New Roman" w:eastAsia="Times New Roman" w:hAnsi="Times New Roman" w:cs="Times New Roman"/>
                <w:sz w:val="28"/>
                <w:szCs w:val="28"/>
              </w:rPr>
            </w:pPr>
          </w:p>
        </w:tc>
        <w:tc>
          <w:tcPr>
            <w:tcW w:w="500" w:type="dxa"/>
          </w:tcPr>
          <w:p w:rsidR="00087537" w:rsidRDefault="002625B9">
            <w:pP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4770" w:type="dxa"/>
          </w:tcPr>
          <w:p w:rsidR="00087537" w:rsidRDefault="002625B9">
            <w:pPr>
              <w:pBdr>
                <w:top w:val="nil"/>
                <w:left w:val="nil"/>
                <w:bottom w:val="nil"/>
                <w:right w:val="nil"/>
                <w:between w:val="nil"/>
              </w:pBdr>
              <w:spacing w:after="200" w:line="27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Briefing meeting where finalist will present their papers in the presence of policy makers and award of prizes</w:t>
            </w:r>
          </w:p>
        </w:tc>
        <w:tc>
          <w:tcPr>
            <w:tcW w:w="630" w:type="dxa"/>
            <w:shd w:val="clear" w:color="auto" w:fill="FFFFFF"/>
          </w:tcPr>
          <w:p w:rsidR="00087537" w:rsidRDefault="00087537">
            <w:pPr>
              <w:rPr>
                <w:rFonts w:ascii="Times New Roman" w:eastAsia="Times New Roman" w:hAnsi="Times New Roman" w:cs="Times New Roman"/>
                <w:sz w:val="28"/>
                <w:szCs w:val="28"/>
              </w:rPr>
            </w:pPr>
          </w:p>
        </w:tc>
        <w:tc>
          <w:tcPr>
            <w:tcW w:w="630" w:type="dxa"/>
          </w:tcPr>
          <w:p w:rsidR="00087537" w:rsidRDefault="00087537">
            <w:pPr>
              <w:rPr>
                <w:rFonts w:ascii="Times New Roman" w:eastAsia="Times New Roman" w:hAnsi="Times New Roman" w:cs="Times New Roman"/>
                <w:sz w:val="28"/>
                <w:szCs w:val="28"/>
              </w:rPr>
            </w:pPr>
          </w:p>
        </w:tc>
        <w:tc>
          <w:tcPr>
            <w:tcW w:w="630" w:type="dxa"/>
          </w:tcPr>
          <w:p w:rsidR="00087537" w:rsidRDefault="00087537">
            <w:pPr>
              <w:rPr>
                <w:rFonts w:ascii="Times New Roman" w:eastAsia="Times New Roman" w:hAnsi="Times New Roman" w:cs="Times New Roman"/>
                <w:sz w:val="28"/>
                <w:szCs w:val="28"/>
              </w:rPr>
            </w:pPr>
          </w:p>
        </w:tc>
        <w:tc>
          <w:tcPr>
            <w:tcW w:w="630" w:type="dxa"/>
          </w:tcPr>
          <w:p w:rsidR="00087537" w:rsidRDefault="00087537">
            <w:pPr>
              <w:rPr>
                <w:rFonts w:ascii="Times New Roman" w:eastAsia="Times New Roman" w:hAnsi="Times New Roman" w:cs="Times New Roman"/>
                <w:sz w:val="28"/>
                <w:szCs w:val="28"/>
              </w:rPr>
            </w:pPr>
          </w:p>
        </w:tc>
        <w:tc>
          <w:tcPr>
            <w:tcW w:w="630" w:type="dxa"/>
          </w:tcPr>
          <w:p w:rsidR="00087537" w:rsidRDefault="00087537">
            <w:pPr>
              <w:rPr>
                <w:rFonts w:ascii="Times New Roman" w:eastAsia="Times New Roman" w:hAnsi="Times New Roman" w:cs="Times New Roman"/>
                <w:sz w:val="28"/>
                <w:szCs w:val="28"/>
              </w:rPr>
            </w:pPr>
          </w:p>
        </w:tc>
        <w:tc>
          <w:tcPr>
            <w:tcW w:w="630" w:type="dxa"/>
            <w:shd w:val="clear" w:color="auto" w:fill="00B050"/>
          </w:tcPr>
          <w:p w:rsidR="00087537" w:rsidRDefault="00087537">
            <w:pPr>
              <w:rPr>
                <w:rFonts w:ascii="Times New Roman" w:eastAsia="Times New Roman" w:hAnsi="Times New Roman" w:cs="Times New Roman"/>
                <w:sz w:val="28"/>
                <w:szCs w:val="28"/>
              </w:rPr>
            </w:pPr>
          </w:p>
        </w:tc>
        <w:tc>
          <w:tcPr>
            <w:tcW w:w="540" w:type="dxa"/>
          </w:tcPr>
          <w:p w:rsidR="00087537" w:rsidRDefault="00087537">
            <w:pPr>
              <w:rPr>
                <w:rFonts w:ascii="Times New Roman" w:eastAsia="Times New Roman" w:hAnsi="Times New Roman" w:cs="Times New Roman"/>
                <w:sz w:val="28"/>
                <w:szCs w:val="28"/>
              </w:rPr>
            </w:pPr>
          </w:p>
        </w:tc>
        <w:tc>
          <w:tcPr>
            <w:tcW w:w="540" w:type="dxa"/>
          </w:tcPr>
          <w:p w:rsidR="00087537" w:rsidRDefault="00087537">
            <w:pPr>
              <w:rPr>
                <w:rFonts w:ascii="Times New Roman" w:eastAsia="Times New Roman" w:hAnsi="Times New Roman" w:cs="Times New Roman"/>
                <w:sz w:val="28"/>
                <w:szCs w:val="28"/>
              </w:rPr>
            </w:pPr>
          </w:p>
        </w:tc>
        <w:tc>
          <w:tcPr>
            <w:tcW w:w="540" w:type="dxa"/>
          </w:tcPr>
          <w:p w:rsidR="00087537" w:rsidRDefault="00087537">
            <w:pPr>
              <w:rPr>
                <w:rFonts w:ascii="Times New Roman" w:eastAsia="Times New Roman" w:hAnsi="Times New Roman" w:cs="Times New Roman"/>
                <w:sz w:val="28"/>
                <w:szCs w:val="28"/>
              </w:rPr>
            </w:pPr>
          </w:p>
        </w:tc>
        <w:tc>
          <w:tcPr>
            <w:tcW w:w="819" w:type="dxa"/>
          </w:tcPr>
          <w:p w:rsidR="00087537" w:rsidRDefault="00087537">
            <w:pPr>
              <w:rPr>
                <w:rFonts w:ascii="Times New Roman" w:eastAsia="Times New Roman" w:hAnsi="Times New Roman" w:cs="Times New Roman"/>
                <w:sz w:val="28"/>
                <w:szCs w:val="28"/>
              </w:rPr>
            </w:pPr>
          </w:p>
        </w:tc>
      </w:tr>
      <w:tr w:rsidR="00087537">
        <w:trPr>
          <w:trHeight w:val="305"/>
        </w:trPr>
        <w:tc>
          <w:tcPr>
            <w:tcW w:w="2758" w:type="dxa"/>
            <w:vMerge w:val="restart"/>
          </w:tcPr>
          <w:p w:rsidR="00087537" w:rsidRDefault="002625B9">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Objective 2</w:t>
            </w:r>
          </w:p>
          <w:p w:rsidR="00087537" w:rsidRDefault="002625B9">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To Educate/train in-school and out-of-school AGYW on HIV and related policies </w:t>
            </w:r>
            <w:proofErr w:type="gramStart"/>
            <w:r>
              <w:rPr>
                <w:rFonts w:ascii="Times New Roman" w:eastAsia="Times New Roman" w:hAnsi="Times New Roman" w:cs="Times New Roman"/>
                <w:sz w:val="20"/>
                <w:szCs w:val="20"/>
              </w:rPr>
              <w:t>and  build</w:t>
            </w:r>
            <w:proofErr w:type="gramEnd"/>
            <w:r>
              <w:rPr>
                <w:rFonts w:ascii="Times New Roman" w:eastAsia="Times New Roman" w:hAnsi="Times New Roman" w:cs="Times New Roman"/>
                <w:sz w:val="20"/>
                <w:szCs w:val="20"/>
              </w:rPr>
              <w:t xml:space="preserve"> their capacities on leadership skills and public speaking to raise their self-esteem and confidence to better handle </w:t>
            </w:r>
            <w:r>
              <w:rPr>
                <w:rFonts w:ascii="Times New Roman" w:eastAsia="Times New Roman" w:hAnsi="Times New Roman" w:cs="Times New Roman"/>
                <w:sz w:val="20"/>
                <w:szCs w:val="20"/>
              </w:rPr>
              <w:lastRenderedPageBreak/>
              <w:t xml:space="preserve">public advocacy. </w:t>
            </w:r>
          </w:p>
        </w:tc>
        <w:tc>
          <w:tcPr>
            <w:tcW w:w="500" w:type="dxa"/>
          </w:tcPr>
          <w:p w:rsidR="00087537" w:rsidRDefault="002625B9">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1.</w:t>
            </w:r>
          </w:p>
        </w:tc>
        <w:tc>
          <w:tcPr>
            <w:tcW w:w="4770" w:type="dxa"/>
          </w:tcPr>
          <w:p w:rsidR="00087537" w:rsidRDefault="002625B9">
            <w:pPr>
              <w:rPr>
                <w:rFonts w:ascii="Times New Roman" w:eastAsia="Times New Roman" w:hAnsi="Times New Roman" w:cs="Times New Roman"/>
                <w:sz w:val="20"/>
                <w:szCs w:val="20"/>
              </w:rPr>
            </w:pPr>
            <w:r>
              <w:rPr>
                <w:rFonts w:ascii="Times New Roman" w:eastAsia="Times New Roman" w:hAnsi="Times New Roman" w:cs="Times New Roman"/>
                <w:sz w:val="20"/>
                <w:szCs w:val="20"/>
              </w:rPr>
              <w:t>Continuation of the ambassador forum</w:t>
            </w:r>
          </w:p>
        </w:tc>
        <w:tc>
          <w:tcPr>
            <w:tcW w:w="630" w:type="dxa"/>
            <w:shd w:val="clear" w:color="auto" w:fill="FFFFFF"/>
          </w:tcPr>
          <w:p w:rsidR="00087537" w:rsidRDefault="00087537">
            <w:pPr>
              <w:rPr>
                <w:rFonts w:ascii="Times New Roman" w:eastAsia="Times New Roman" w:hAnsi="Times New Roman" w:cs="Times New Roman"/>
                <w:sz w:val="28"/>
                <w:szCs w:val="28"/>
              </w:rPr>
            </w:pPr>
          </w:p>
        </w:tc>
        <w:tc>
          <w:tcPr>
            <w:tcW w:w="630" w:type="dxa"/>
            <w:shd w:val="clear" w:color="auto" w:fill="FAC090"/>
          </w:tcPr>
          <w:p w:rsidR="00087537" w:rsidRDefault="00087537">
            <w:pPr>
              <w:rPr>
                <w:rFonts w:ascii="Times New Roman" w:eastAsia="Times New Roman" w:hAnsi="Times New Roman" w:cs="Times New Roman"/>
                <w:sz w:val="28"/>
                <w:szCs w:val="28"/>
              </w:rPr>
            </w:pPr>
          </w:p>
        </w:tc>
        <w:tc>
          <w:tcPr>
            <w:tcW w:w="630" w:type="dxa"/>
            <w:shd w:val="clear" w:color="auto" w:fill="FAC090"/>
          </w:tcPr>
          <w:p w:rsidR="00087537" w:rsidRDefault="00087537">
            <w:pPr>
              <w:rPr>
                <w:rFonts w:ascii="Times New Roman" w:eastAsia="Times New Roman" w:hAnsi="Times New Roman" w:cs="Times New Roman"/>
                <w:sz w:val="28"/>
                <w:szCs w:val="28"/>
              </w:rPr>
            </w:pPr>
          </w:p>
        </w:tc>
        <w:tc>
          <w:tcPr>
            <w:tcW w:w="630" w:type="dxa"/>
          </w:tcPr>
          <w:p w:rsidR="00087537" w:rsidRDefault="00087537">
            <w:pPr>
              <w:rPr>
                <w:rFonts w:ascii="Times New Roman" w:eastAsia="Times New Roman" w:hAnsi="Times New Roman" w:cs="Times New Roman"/>
                <w:sz w:val="28"/>
                <w:szCs w:val="28"/>
              </w:rPr>
            </w:pPr>
          </w:p>
        </w:tc>
        <w:tc>
          <w:tcPr>
            <w:tcW w:w="630" w:type="dxa"/>
          </w:tcPr>
          <w:p w:rsidR="00087537" w:rsidRDefault="00087537">
            <w:pPr>
              <w:rPr>
                <w:rFonts w:ascii="Times New Roman" w:eastAsia="Times New Roman" w:hAnsi="Times New Roman" w:cs="Times New Roman"/>
                <w:sz w:val="28"/>
                <w:szCs w:val="28"/>
              </w:rPr>
            </w:pPr>
          </w:p>
        </w:tc>
        <w:tc>
          <w:tcPr>
            <w:tcW w:w="630" w:type="dxa"/>
          </w:tcPr>
          <w:p w:rsidR="00087537" w:rsidRDefault="00087537">
            <w:pPr>
              <w:rPr>
                <w:rFonts w:ascii="Times New Roman" w:eastAsia="Times New Roman" w:hAnsi="Times New Roman" w:cs="Times New Roman"/>
                <w:sz w:val="28"/>
                <w:szCs w:val="28"/>
              </w:rPr>
            </w:pPr>
          </w:p>
        </w:tc>
        <w:tc>
          <w:tcPr>
            <w:tcW w:w="540" w:type="dxa"/>
          </w:tcPr>
          <w:p w:rsidR="00087537" w:rsidRDefault="00087537">
            <w:pPr>
              <w:rPr>
                <w:rFonts w:ascii="Times New Roman" w:eastAsia="Times New Roman" w:hAnsi="Times New Roman" w:cs="Times New Roman"/>
                <w:sz w:val="28"/>
                <w:szCs w:val="28"/>
              </w:rPr>
            </w:pPr>
          </w:p>
        </w:tc>
        <w:tc>
          <w:tcPr>
            <w:tcW w:w="540" w:type="dxa"/>
          </w:tcPr>
          <w:p w:rsidR="00087537" w:rsidRDefault="00087537">
            <w:pPr>
              <w:rPr>
                <w:rFonts w:ascii="Times New Roman" w:eastAsia="Times New Roman" w:hAnsi="Times New Roman" w:cs="Times New Roman"/>
                <w:sz w:val="28"/>
                <w:szCs w:val="28"/>
              </w:rPr>
            </w:pPr>
          </w:p>
        </w:tc>
        <w:tc>
          <w:tcPr>
            <w:tcW w:w="540" w:type="dxa"/>
          </w:tcPr>
          <w:p w:rsidR="00087537" w:rsidRDefault="00087537">
            <w:pPr>
              <w:rPr>
                <w:rFonts w:ascii="Times New Roman" w:eastAsia="Times New Roman" w:hAnsi="Times New Roman" w:cs="Times New Roman"/>
                <w:sz w:val="28"/>
                <w:szCs w:val="28"/>
              </w:rPr>
            </w:pPr>
          </w:p>
        </w:tc>
        <w:tc>
          <w:tcPr>
            <w:tcW w:w="819" w:type="dxa"/>
          </w:tcPr>
          <w:p w:rsidR="00087537" w:rsidRDefault="00087537">
            <w:pPr>
              <w:rPr>
                <w:rFonts w:ascii="Times New Roman" w:eastAsia="Times New Roman" w:hAnsi="Times New Roman" w:cs="Times New Roman"/>
                <w:sz w:val="28"/>
                <w:szCs w:val="28"/>
              </w:rPr>
            </w:pPr>
          </w:p>
        </w:tc>
      </w:tr>
      <w:tr w:rsidR="00087537">
        <w:trPr>
          <w:trHeight w:val="305"/>
        </w:trPr>
        <w:tc>
          <w:tcPr>
            <w:tcW w:w="2758" w:type="dxa"/>
            <w:vMerge/>
          </w:tcPr>
          <w:p w:rsidR="00087537" w:rsidRDefault="00087537">
            <w:pPr>
              <w:widowControl w:val="0"/>
              <w:pBdr>
                <w:top w:val="nil"/>
                <w:left w:val="nil"/>
                <w:bottom w:val="nil"/>
                <w:right w:val="nil"/>
                <w:between w:val="nil"/>
              </w:pBdr>
              <w:spacing w:line="276" w:lineRule="auto"/>
              <w:rPr>
                <w:rFonts w:ascii="Times New Roman" w:eastAsia="Times New Roman" w:hAnsi="Times New Roman" w:cs="Times New Roman"/>
                <w:sz w:val="28"/>
                <w:szCs w:val="28"/>
              </w:rPr>
            </w:pPr>
          </w:p>
        </w:tc>
        <w:tc>
          <w:tcPr>
            <w:tcW w:w="500" w:type="dxa"/>
          </w:tcPr>
          <w:p w:rsidR="00087537" w:rsidRDefault="002625B9">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w:t>
            </w:r>
          </w:p>
        </w:tc>
        <w:tc>
          <w:tcPr>
            <w:tcW w:w="4770" w:type="dxa"/>
          </w:tcPr>
          <w:p w:rsidR="00087537" w:rsidRDefault="002625B9">
            <w:pPr>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Establishment and running adolescent girls HIV Clubs in 3 schools</w:t>
            </w:r>
          </w:p>
        </w:tc>
        <w:tc>
          <w:tcPr>
            <w:tcW w:w="630" w:type="dxa"/>
            <w:shd w:val="clear" w:color="auto" w:fill="FFFFFF"/>
          </w:tcPr>
          <w:p w:rsidR="00087537" w:rsidRDefault="00087537">
            <w:pPr>
              <w:rPr>
                <w:rFonts w:ascii="Times New Roman" w:eastAsia="Times New Roman" w:hAnsi="Times New Roman" w:cs="Times New Roman"/>
                <w:sz w:val="28"/>
                <w:szCs w:val="28"/>
              </w:rPr>
            </w:pPr>
          </w:p>
        </w:tc>
        <w:tc>
          <w:tcPr>
            <w:tcW w:w="630" w:type="dxa"/>
          </w:tcPr>
          <w:p w:rsidR="00087537" w:rsidRDefault="00087537">
            <w:pPr>
              <w:rPr>
                <w:rFonts w:ascii="Times New Roman" w:eastAsia="Times New Roman" w:hAnsi="Times New Roman" w:cs="Times New Roman"/>
                <w:sz w:val="28"/>
                <w:szCs w:val="28"/>
              </w:rPr>
            </w:pPr>
          </w:p>
        </w:tc>
        <w:tc>
          <w:tcPr>
            <w:tcW w:w="630" w:type="dxa"/>
          </w:tcPr>
          <w:p w:rsidR="00087537" w:rsidRDefault="00087537">
            <w:pPr>
              <w:rPr>
                <w:rFonts w:ascii="Times New Roman" w:eastAsia="Times New Roman" w:hAnsi="Times New Roman" w:cs="Times New Roman"/>
                <w:sz w:val="28"/>
                <w:szCs w:val="28"/>
              </w:rPr>
            </w:pPr>
          </w:p>
        </w:tc>
        <w:tc>
          <w:tcPr>
            <w:tcW w:w="630" w:type="dxa"/>
            <w:shd w:val="clear" w:color="auto" w:fill="548DD4"/>
          </w:tcPr>
          <w:p w:rsidR="00087537" w:rsidRDefault="00087537">
            <w:pPr>
              <w:rPr>
                <w:rFonts w:ascii="Times New Roman" w:eastAsia="Times New Roman" w:hAnsi="Times New Roman" w:cs="Times New Roman"/>
                <w:sz w:val="28"/>
                <w:szCs w:val="28"/>
              </w:rPr>
            </w:pPr>
          </w:p>
        </w:tc>
        <w:tc>
          <w:tcPr>
            <w:tcW w:w="630" w:type="dxa"/>
            <w:shd w:val="clear" w:color="auto" w:fill="548DD4"/>
          </w:tcPr>
          <w:p w:rsidR="00087537" w:rsidRDefault="00087537">
            <w:pPr>
              <w:rPr>
                <w:rFonts w:ascii="Times New Roman" w:eastAsia="Times New Roman" w:hAnsi="Times New Roman" w:cs="Times New Roman"/>
                <w:sz w:val="28"/>
                <w:szCs w:val="28"/>
              </w:rPr>
            </w:pPr>
          </w:p>
        </w:tc>
        <w:tc>
          <w:tcPr>
            <w:tcW w:w="630" w:type="dxa"/>
            <w:shd w:val="clear" w:color="auto" w:fill="548DD4"/>
          </w:tcPr>
          <w:p w:rsidR="00087537" w:rsidRDefault="00087537">
            <w:pPr>
              <w:rPr>
                <w:rFonts w:ascii="Times New Roman" w:eastAsia="Times New Roman" w:hAnsi="Times New Roman" w:cs="Times New Roman"/>
                <w:sz w:val="28"/>
                <w:szCs w:val="28"/>
              </w:rPr>
            </w:pPr>
          </w:p>
        </w:tc>
        <w:tc>
          <w:tcPr>
            <w:tcW w:w="540" w:type="dxa"/>
          </w:tcPr>
          <w:p w:rsidR="00087537" w:rsidRDefault="00087537">
            <w:pPr>
              <w:rPr>
                <w:rFonts w:ascii="Times New Roman" w:eastAsia="Times New Roman" w:hAnsi="Times New Roman" w:cs="Times New Roman"/>
                <w:sz w:val="28"/>
                <w:szCs w:val="28"/>
              </w:rPr>
            </w:pPr>
          </w:p>
        </w:tc>
        <w:tc>
          <w:tcPr>
            <w:tcW w:w="540" w:type="dxa"/>
          </w:tcPr>
          <w:p w:rsidR="00087537" w:rsidRDefault="00087537">
            <w:pPr>
              <w:rPr>
                <w:rFonts w:ascii="Times New Roman" w:eastAsia="Times New Roman" w:hAnsi="Times New Roman" w:cs="Times New Roman"/>
                <w:sz w:val="28"/>
                <w:szCs w:val="28"/>
              </w:rPr>
            </w:pPr>
          </w:p>
        </w:tc>
        <w:tc>
          <w:tcPr>
            <w:tcW w:w="540" w:type="dxa"/>
          </w:tcPr>
          <w:p w:rsidR="00087537" w:rsidRDefault="00087537">
            <w:pPr>
              <w:rPr>
                <w:rFonts w:ascii="Times New Roman" w:eastAsia="Times New Roman" w:hAnsi="Times New Roman" w:cs="Times New Roman"/>
                <w:sz w:val="28"/>
                <w:szCs w:val="28"/>
              </w:rPr>
            </w:pPr>
          </w:p>
        </w:tc>
        <w:tc>
          <w:tcPr>
            <w:tcW w:w="819" w:type="dxa"/>
          </w:tcPr>
          <w:p w:rsidR="00087537" w:rsidRDefault="00087537">
            <w:pPr>
              <w:rPr>
                <w:rFonts w:ascii="Times New Roman" w:eastAsia="Times New Roman" w:hAnsi="Times New Roman" w:cs="Times New Roman"/>
                <w:sz w:val="28"/>
                <w:szCs w:val="28"/>
              </w:rPr>
            </w:pPr>
          </w:p>
        </w:tc>
      </w:tr>
      <w:tr w:rsidR="00087537">
        <w:trPr>
          <w:trHeight w:val="305"/>
        </w:trPr>
        <w:tc>
          <w:tcPr>
            <w:tcW w:w="2758" w:type="dxa"/>
            <w:vMerge/>
          </w:tcPr>
          <w:p w:rsidR="00087537" w:rsidRDefault="00087537">
            <w:pPr>
              <w:widowControl w:val="0"/>
              <w:pBdr>
                <w:top w:val="nil"/>
                <w:left w:val="nil"/>
                <w:bottom w:val="nil"/>
                <w:right w:val="nil"/>
                <w:between w:val="nil"/>
              </w:pBdr>
              <w:spacing w:line="276" w:lineRule="auto"/>
              <w:rPr>
                <w:rFonts w:ascii="Times New Roman" w:eastAsia="Times New Roman" w:hAnsi="Times New Roman" w:cs="Times New Roman"/>
                <w:sz w:val="28"/>
                <w:szCs w:val="28"/>
              </w:rPr>
            </w:pPr>
          </w:p>
        </w:tc>
        <w:tc>
          <w:tcPr>
            <w:tcW w:w="500" w:type="dxa"/>
          </w:tcPr>
          <w:p w:rsidR="00087537" w:rsidRDefault="002625B9">
            <w:pP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4770" w:type="dxa"/>
          </w:tcPr>
          <w:p w:rsidR="00087537" w:rsidRDefault="002625B9">
            <w:pPr>
              <w:rPr>
                <w:rFonts w:ascii="Times New Roman" w:eastAsia="Times New Roman" w:hAnsi="Times New Roman" w:cs="Times New Roman"/>
                <w:sz w:val="20"/>
                <w:szCs w:val="20"/>
              </w:rPr>
            </w:pPr>
            <w:r>
              <w:rPr>
                <w:rFonts w:ascii="Times New Roman" w:eastAsia="Times New Roman" w:hAnsi="Times New Roman" w:cs="Times New Roman"/>
                <w:sz w:val="20"/>
                <w:szCs w:val="20"/>
              </w:rPr>
              <w:t>Preparation workshop for running of the clubs</w:t>
            </w:r>
          </w:p>
        </w:tc>
        <w:tc>
          <w:tcPr>
            <w:tcW w:w="630" w:type="dxa"/>
            <w:shd w:val="clear" w:color="auto" w:fill="FFFFFF"/>
          </w:tcPr>
          <w:p w:rsidR="00087537" w:rsidRDefault="00087537">
            <w:pPr>
              <w:rPr>
                <w:rFonts w:ascii="Times New Roman" w:eastAsia="Times New Roman" w:hAnsi="Times New Roman" w:cs="Times New Roman"/>
                <w:sz w:val="28"/>
                <w:szCs w:val="28"/>
              </w:rPr>
            </w:pPr>
          </w:p>
        </w:tc>
        <w:tc>
          <w:tcPr>
            <w:tcW w:w="630" w:type="dxa"/>
          </w:tcPr>
          <w:p w:rsidR="00087537" w:rsidRDefault="00087537">
            <w:pPr>
              <w:rPr>
                <w:rFonts w:ascii="Times New Roman" w:eastAsia="Times New Roman" w:hAnsi="Times New Roman" w:cs="Times New Roman"/>
                <w:sz w:val="28"/>
                <w:szCs w:val="28"/>
              </w:rPr>
            </w:pPr>
          </w:p>
        </w:tc>
        <w:tc>
          <w:tcPr>
            <w:tcW w:w="630" w:type="dxa"/>
            <w:shd w:val="clear" w:color="auto" w:fill="548DD4"/>
          </w:tcPr>
          <w:p w:rsidR="00087537" w:rsidRDefault="00087537">
            <w:pPr>
              <w:rPr>
                <w:rFonts w:ascii="Times New Roman" w:eastAsia="Times New Roman" w:hAnsi="Times New Roman" w:cs="Times New Roman"/>
                <w:sz w:val="28"/>
                <w:szCs w:val="28"/>
              </w:rPr>
            </w:pPr>
          </w:p>
        </w:tc>
        <w:tc>
          <w:tcPr>
            <w:tcW w:w="630" w:type="dxa"/>
          </w:tcPr>
          <w:p w:rsidR="00087537" w:rsidRDefault="00087537">
            <w:pPr>
              <w:rPr>
                <w:rFonts w:ascii="Times New Roman" w:eastAsia="Times New Roman" w:hAnsi="Times New Roman" w:cs="Times New Roman"/>
                <w:sz w:val="28"/>
                <w:szCs w:val="28"/>
              </w:rPr>
            </w:pPr>
          </w:p>
        </w:tc>
        <w:tc>
          <w:tcPr>
            <w:tcW w:w="630" w:type="dxa"/>
          </w:tcPr>
          <w:p w:rsidR="00087537" w:rsidRDefault="00087537">
            <w:pPr>
              <w:rPr>
                <w:rFonts w:ascii="Times New Roman" w:eastAsia="Times New Roman" w:hAnsi="Times New Roman" w:cs="Times New Roman"/>
                <w:sz w:val="28"/>
                <w:szCs w:val="28"/>
              </w:rPr>
            </w:pPr>
          </w:p>
        </w:tc>
        <w:tc>
          <w:tcPr>
            <w:tcW w:w="630" w:type="dxa"/>
          </w:tcPr>
          <w:p w:rsidR="00087537" w:rsidRDefault="00087537">
            <w:pPr>
              <w:rPr>
                <w:rFonts w:ascii="Times New Roman" w:eastAsia="Times New Roman" w:hAnsi="Times New Roman" w:cs="Times New Roman"/>
                <w:sz w:val="28"/>
                <w:szCs w:val="28"/>
              </w:rPr>
            </w:pPr>
          </w:p>
        </w:tc>
        <w:tc>
          <w:tcPr>
            <w:tcW w:w="540" w:type="dxa"/>
          </w:tcPr>
          <w:p w:rsidR="00087537" w:rsidRDefault="00087537">
            <w:pPr>
              <w:rPr>
                <w:rFonts w:ascii="Times New Roman" w:eastAsia="Times New Roman" w:hAnsi="Times New Roman" w:cs="Times New Roman"/>
                <w:sz w:val="28"/>
                <w:szCs w:val="28"/>
              </w:rPr>
            </w:pPr>
          </w:p>
        </w:tc>
        <w:tc>
          <w:tcPr>
            <w:tcW w:w="540" w:type="dxa"/>
          </w:tcPr>
          <w:p w:rsidR="00087537" w:rsidRDefault="00087537">
            <w:pPr>
              <w:rPr>
                <w:rFonts w:ascii="Times New Roman" w:eastAsia="Times New Roman" w:hAnsi="Times New Roman" w:cs="Times New Roman"/>
                <w:sz w:val="28"/>
                <w:szCs w:val="28"/>
              </w:rPr>
            </w:pPr>
          </w:p>
        </w:tc>
        <w:tc>
          <w:tcPr>
            <w:tcW w:w="540" w:type="dxa"/>
          </w:tcPr>
          <w:p w:rsidR="00087537" w:rsidRDefault="00087537">
            <w:pPr>
              <w:rPr>
                <w:rFonts w:ascii="Times New Roman" w:eastAsia="Times New Roman" w:hAnsi="Times New Roman" w:cs="Times New Roman"/>
                <w:sz w:val="28"/>
                <w:szCs w:val="28"/>
              </w:rPr>
            </w:pPr>
          </w:p>
        </w:tc>
        <w:tc>
          <w:tcPr>
            <w:tcW w:w="819" w:type="dxa"/>
          </w:tcPr>
          <w:p w:rsidR="00087537" w:rsidRDefault="00087537">
            <w:pPr>
              <w:rPr>
                <w:rFonts w:ascii="Times New Roman" w:eastAsia="Times New Roman" w:hAnsi="Times New Roman" w:cs="Times New Roman"/>
                <w:sz w:val="28"/>
                <w:szCs w:val="28"/>
              </w:rPr>
            </w:pPr>
          </w:p>
        </w:tc>
      </w:tr>
      <w:tr w:rsidR="00087537">
        <w:trPr>
          <w:trHeight w:val="305"/>
        </w:trPr>
        <w:tc>
          <w:tcPr>
            <w:tcW w:w="2758" w:type="dxa"/>
            <w:vMerge/>
          </w:tcPr>
          <w:p w:rsidR="00087537" w:rsidRDefault="00087537">
            <w:pPr>
              <w:widowControl w:val="0"/>
              <w:pBdr>
                <w:top w:val="nil"/>
                <w:left w:val="nil"/>
                <w:bottom w:val="nil"/>
                <w:right w:val="nil"/>
                <w:between w:val="nil"/>
              </w:pBdr>
              <w:spacing w:line="276" w:lineRule="auto"/>
              <w:rPr>
                <w:rFonts w:ascii="Times New Roman" w:eastAsia="Times New Roman" w:hAnsi="Times New Roman" w:cs="Times New Roman"/>
                <w:sz w:val="28"/>
                <w:szCs w:val="28"/>
              </w:rPr>
            </w:pPr>
          </w:p>
        </w:tc>
        <w:tc>
          <w:tcPr>
            <w:tcW w:w="500" w:type="dxa"/>
          </w:tcPr>
          <w:p w:rsidR="00087537" w:rsidRDefault="002625B9">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w:t>
            </w:r>
          </w:p>
        </w:tc>
        <w:tc>
          <w:tcPr>
            <w:tcW w:w="4770" w:type="dxa"/>
          </w:tcPr>
          <w:p w:rsidR="00087537" w:rsidRDefault="002625B9">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Advocacy Press Conference on barriers to accessing HIV services by trained in-school and out-of-school AGYW of the ambassador forum (high, university </w:t>
            </w:r>
            <w:r>
              <w:rPr>
                <w:rFonts w:ascii="Times New Roman" w:eastAsia="Times New Roman" w:hAnsi="Times New Roman" w:cs="Times New Roman"/>
                <w:sz w:val="20"/>
                <w:szCs w:val="20"/>
              </w:rPr>
              <w:lastRenderedPageBreak/>
              <w:t xml:space="preserve">students) </w:t>
            </w:r>
          </w:p>
        </w:tc>
        <w:tc>
          <w:tcPr>
            <w:tcW w:w="630" w:type="dxa"/>
            <w:shd w:val="clear" w:color="auto" w:fill="FFFFFF"/>
          </w:tcPr>
          <w:p w:rsidR="00087537" w:rsidRDefault="00087537">
            <w:pPr>
              <w:rPr>
                <w:rFonts w:ascii="Times New Roman" w:eastAsia="Times New Roman" w:hAnsi="Times New Roman" w:cs="Times New Roman"/>
                <w:sz w:val="28"/>
                <w:szCs w:val="28"/>
              </w:rPr>
            </w:pPr>
          </w:p>
        </w:tc>
        <w:tc>
          <w:tcPr>
            <w:tcW w:w="630" w:type="dxa"/>
          </w:tcPr>
          <w:p w:rsidR="00087537" w:rsidRDefault="00087537">
            <w:pPr>
              <w:rPr>
                <w:rFonts w:ascii="Times New Roman" w:eastAsia="Times New Roman" w:hAnsi="Times New Roman" w:cs="Times New Roman"/>
                <w:sz w:val="28"/>
                <w:szCs w:val="28"/>
              </w:rPr>
            </w:pPr>
          </w:p>
        </w:tc>
        <w:tc>
          <w:tcPr>
            <w:tcW w:w="630" w:type="dxa"/>
          </w:tcPr>
          <w:p w:rsidR="00087537" w:rsidRDefault="00087537">
            <w:pPr>
              <w:rPr>
                <w:rFonts w:ascii="Times New Roman" w:eastAsia="Times New Roman" w:hAnsi="Times New Roman" w:cs="Times New Roman"/>
                <w:sz w:val="28"/>
                <w:szCs w:val="28"/>
              </w:rPr>
            </w:pPr>
          </w:p>
        </w:tc>
        <w:tc>
          <w:tcPr>
            <w:tcW w:w="630" w:type="dxa"/>
          </w:tcPr>
          <w:p w:rsidR="00087537" w:rsidRDefault="00087537">
            <w:pPr>
              <w:rPr>
                <w:rFonts w:ascii="Times New Roman" w:eastAsia="Times New Roman" w:hAnsi="Times New Roman" w:cs="Times New Roman"/>
                <w:sz w:val="28"/>
                <w:szCs w:val="28"/>
              </w:rPr>
            </w:pPr>
          </w:p>
        </w:tc>
        <w:tc>
          <w:tcPr>
            <w:tcW w:w="630" w:type="dxa"/>
          </w:tcPr>
          <w:p w:rsidR="00087537" w:rsidRDefault="00087537">
            <w:pPr>
              <w:rPr>
                <w:rFonts w:ascii="Times New Roman" w:eastAsia="Times New Roman" w:hAnsi="Times New Roman" w:cs="Times New Roman"/>
                <w:sz w:val="28"/>
                <w:szCs w:val="28"/>
              </w:rPr>
            </w:pPr>
          </w:p>
        </w:tc>
        <w:tc>
          <w:tcPr>
            <w:tcW w:w="630" w:type="dxa"/>
            <w:shd w:val="clear" w:color="auto" w:fill="93CDDC"/>
          </w:tcPr>
          <w:p w:rsidR="00087537" w:rsidRDefault="00087537">
            <w:pPr>
              <w:rPr>
                <w:rFonts w:ascii="Times New Roman" w:eastAsia="Times New Roman" w:hAnsi="Times New Roman" w:cs="Times New Roman"/>
                <w:sz w:val="28"/>
                <w:szCs w:val="28"/>
              </w:rPr>
            </w:pPr>
          </w:p>
        </w:tc>
        <w:tc>
          <w:tcPr>
            <w:tcW w:w="540" w:type="dxa"/>
          </w:tcPr>
          <w:p w:rsidR="00087537" w:rsidRDefault="00087537">
            <w:pPr>
              <w:rPr>
                <w:rFonts w:ascii="Times New Roman" w:eastAsia="Times New Roman" w:hAnsi="Times New Roman" w:cs="Times New Roman"/>
                <w:sz w:val="28"/>
                <w:szCs w:val="28"/>
              </w:rPr>
            </w:pPr>
          </w:p>
        </w:tc>
        <w:tc>
          <w:tcPr>
            <w:tcW w:w="540" w:type="dxa"/>
          </w:tcPr>
          <w:p w:rsidR="00087537" w:rsidRDefault="00087537">
            <w:pPr>
              <w:rPr>
                <w:rFonts w:ascii="Times New Roman" w:eastAsia="Times New Roman" w:hAnsi="Times New Roman" w:cs="Times New Roman"/>
                <w:sz w:val="28"/>
                <w:szCs w:val="28"/>
              </w:rPr>
            </w:pPr>
          </w:p>
        </w:tc>
        <w:tc>
          <w:tcPr>
            <w:tcW w:w="540" w:type="dxa"/>
          </w:tcPr>
          <w:p w:rsidR="00087537" w:rsidRDefault="00087537">
            <w:pPr>
              <w:rPr>
                <w:rFonts w:ascii="Times New Roman" w:eastAsia="Times New Roman" w:hAnsi="Times New Roman" w:cs="Times New Roman"/>
                <w:sz w:val="28"/>
                <w:szCs w:val="28"/>
              </w:rPr>
            </w:pPr>
          </w:p>
        </w:tc>
        <w:tc>
          <w:tcPr>
            <w:tcW w:w="819" w:type="dxa"/>
          </w:tcPr>
          <w:p w:rsidR="00087537" w:rsidRDefault="00087537">
            <w:pPr>
              <w:rPr>
                <w:rFonts w:ascii="Times New Roman" w:eastAsia="Times New Roman" w:hAnsi="Times New Roman" w:cs="Times New Roman"/>
                <w:sz w:val="28"/>
                <w:szCs w:val="28"/>
              </w:rPr>
            </w:pPr>
          </w:p>
        </w:tc>
      </w:tr>
      <w:sdt>
        <w:sdtPr>
          <w:tag w:val="goog_rdk_2"/>
          <w:id w:val="-1509983059"/>
        </w:sdtPr>
        <w:sdtEndPr/>
        <w:sdtContent>
          <w:tr w:rsidR="00087537">
            <w:trPr>
              <w:trHeight w:val="305"/>
              <w:ins w:id="2" w:author="Evelyne Lum" w:date="2021-04-30T09:39:00Z"/>
            </w:trPr>
            <w:tc>
              <w:tcPr>
                <w:tcW w:w="2758" w:type="dxa"/>
                <w:shd w:val="clear" w:color="auto" w:fill="FFFFFF"/>
              </w:tcPr>
              <w:sdt>
                <w:sdtPr>
                  <w:tag w:val="goog_rdk_4"/>
                  <w:id w:val="-1428427922"/>
                </w:sdtPr>
                <w:sdtEndPr/>
                <w:sdtContent>
                  <w:p w:rsidR="00087537" w:rsidRDefault="00CE3402">
                    <w:pPr>
                      <w:jc w:val="center"/>
                      <w:rPr>
                        <w:ins w:id="3" w:author="Evelyne Lum" w:date="2021-04-30T09:39:00Z"/>
                        <w:rFonts w:ascii="Times New Roman" w:eastAsia="Times New Roman" w:hAnsi="Times New Roman" w:cs="Times New Roman"/>
                        <w:sz w:val="28"/>
                        <w:szCs w:val="28"/>
                      </w:rPr>
                    </w:pPr>
                    <w:sdt>
                      <w:sdtPr>
                        <w:tag w:val="goog_rdk_3"/>
                        <w:id w:val="1460148969"/>
                      </w:sdtPr>
                      <w:sdtEndPr/>
                      <w:sdtContent/>
                    </w:sdt>
                  </w:p>
                </w:sdtContent>
              </w:sdt>
            </w:tc>
            <w:tc>
              <w:tcPr>
                <w:tcW w:w="500" w:type="dxa"/>
              </w:tcPr>
              <w:sdt>
                <w:sdtPr>
                  <w:tag w:val="goog_rdk_6"/>
                  <w:id w:val="-2121142572"/>
                </w:sdtPr>
                <w:sdtEndPr/>
                <w:sdtContent>
                  <w:p w:rsidR="00087537" w:rsidRDefault="00CE3402">
                    <w:pPr>
                      <w:rPr>
                        <w:ins w:id="4" w:author="Evelyne Lum" w:date="2021-04-30T09:39:00Z"/>
                        <w:rFonts w:ascii="Times New Roman" w:eastAsia="Times New Roman" w:hAnsi="Times New Roman" w:cs="Times New Roman"/>
                        <w:sz w:val="28"/>
                        <w:szCs w:val="28"/>
                      </w:rPr>
                    </w:pPr>
                    <w:sdt>
                      <w:sdtPr>
                        <w:tag w:val="goog_rdk_5"/>
                        <w:id w:val="1163655488"/>
                      </w:sdtPr>
                      <w:sdtEndPr/>
                      <w:sdtContent/>
                    </w:sdt>
                  </w:p>
                </w:sdtContent>
              </w:sdt>
            </w:tc>
            <w:tc>
              <w:tcPr>
                <w:tcW w:w="4770" w:type="dxa"/>
              </w:tcPr>
              <w:sdt>
                <w:sdtPr>
                  <w:tag w:val="goog_rdk_8"/>
                  <w:id w:val="412516594"/>
                </w:sdtPr>
                <w:sdtEndPr/>
                <w:sdtContent>
                  <w:p w:rsidR="00087537" w:rsidRDefault="00CE3402">
                    <w:pPr>
                      <w:rPr>
                        <w:ins w:id="5" w:author="Evelyne Lum" w:date="2021-04-30T09:39:00Z"/>
                        <w:rFonts w:ascii="Times New Roman" w:eastAsia="Times New Roman" w:hAnsi="Times New Roman" w:cs="Times New Roman"/>
                        <w:sz w:val="28"/>
                        <w:szCs w:val="28"/>
                      </w:rPr>
                    </w:pPr>
                    <w:sdt>
                      <w:sdtPr>
                        <w:tag w:val="goog_rdk_7"/>
                        <w:id w:val="-1619985627"/>
                      </w:sdtPr>
                      <w:sdtEndPr/>
                      <w:sdtContent/>
                    </w:sdt>
                  </w:p>
                </w:sdtContent>
              </w:sdt>
            </w:tc>
            <w:tc>
              <w:tcPr>
                <w:tcW w:w="630" w:type="dxa"/>
                <w:shd w:val="clear" w:color="auto" w:fill="FFFFFF"/>
              </w:tcPr>
              <w:sdt>
                <w:sdtPr>
                  <w:tag w:val="goog_rdk_10"/>
                  <w:id w:val="-314338059"/>
                </w:sdtPr>
                <w:sdtEndPr/>
                <w:sdtContent>
                  <w:p w:rsidR="00087537" w:rsidRDefault="00CE3402">
                    <w:pPr>
                      <w:rPr>
                        <w:ins w:id="6" w:author="Evelyne Lum" w:date="2021-04-30T09:39:00Z"/>
                        <w:rFonts w:ascii="Times New Roman" w:eastAsia="Times New Roman" w:hAnsi="Times New Roman" w:cs="Times New Roman"/>
                        <w:sz w:val="28"/>
                        <w:szCs w:val="28"/>
                      </w:rPr>
                    </w:pPr>
                    <w:sdt>
                      <w:sdtPr>
                        <w:tag w:val="goog_rdk_9"/>
                        <w:id w:val="673997152"/>
                      </w:sdtPr>
                      <w:sdtEndPr/>
                      <w:sdtContent/>
                    </w:sdt>
                  </w:p>
                </w:sdtContent>
              </w:sdt>
            </w:tc>
            <w:tc>
              <w:tcPr>
                <w:tcW w:w="630" w:type="dxa"/>
              </w:tcPr>
              <w:sdt>
                <w:sdtPr>
                  <w:tag w:val="goog_rdk_12"/>
                  <w:id w:val="-310948944"/>
                </w:sdtPr>
                <w:sdtEndPr/>
                <w:sdtContent>
                  <w:p w:rsidR="00087537" w:rsidRDefault="00CE3402">
                    <w:pPr>
                      <w:rPr>
                        <w:ins w:id="7" w:author="Evelyne Lum" w:date="2021-04-30T09:39:00Z"/>
                        <w:rFonts w:ascii="Times New Roman" w:eastAsia="Times New Roman" w:hAnsi="Times New Roman" w:cs="Times New Roman"/>
                        <w:sz w:val="28"/>
                        <w:szCs w:val="28"/>
                      </w:rPr>
                    </w:pPr>
                    <w:sdt>
                      <w:sdtPr>
                        <w:tag w:val="goog_rdk_11"/>
                        <w:id w:val="-911777113"/>
                      </w:sdtPr>
                      <w:sdtEndPr/>
                      <w:sdtContent/>
                    </w:sdt>
                  </w:p>
                </w:sdtContent>
              </w:sdt>
            </w:tc>
            <w:tc>
              <w:tcPr>
                <w:tcW w:w="630" w:type="dxa"/>
              </w:tcPr>
              <w:sdt>
                <w:sdtPr>
                  <w:tag w:val="goog_rdk_14"/>
                  <w:id w:val="781685927"/>
                </w:sdtPr>
                <w:sdtEndPr/>
                <w:sdtContent>
                  <w:p w:rsidR="00087537" w:rsidRDefault="00CE3402">
                    <w:pPr>
                      <w:rPr>
                        <w:ins w:id="8" w:author="Evelyne Lum" w:date="2021-04-30T09:39:00Z"/>
                        <w:rFonts w:ascii="Times New Roman" w:eastAsia="Times New Roman" w:hAnsi="Times New Roman" w:cs="Times New Roman"/>
                        <w:sz w:val="28"/>
                        <w:szCs w:val="28"/>
                      </w:rPr>
                    </w:pPr>
                    <w:sdt>
                      <w:sdtPr>
                        <w:tag w:val="goog_rdk_13"/>
                        <w:id w:val="-127248832"/>
                      </w:sdtPr>
                      <w:sdtEndPr/>
                      <w:sdtContent/>
                    </w:sdt>
                  </w:p>
                </w:sdtContent>
              </w:sdt>
            </w:tc>
            <w:tc>
              <w:tcPr>
                <w:tcW w:w="630" w:type="dxa"/>
              </w:tcPr>
              <w:sdt>
                <w:sdtPr>
                  <w:tag w:val="goog_rdk_16"/>
                  <w:id w:val="-1305924591"/>
                </w:sdtPr>
                <w:sdtEndPr/>
                <w:sdtContent>
                  <w:p w:rsidR="00087537" w:rsidRDefault="00CE3402">
                    <w:pPr>
                      <w:rPr>
                        <w:ins w:id="9" w:author="Evelyne Lum" w:date="2021-04-30T09:39:00Z"/>
                        <w:rFonts w:ascii="Times New Roman" w:eastAsia="Times New Roman" w:hAnsi="Times New Roman" w:cs="Times New Roman"/>
                        <w:sz w:val="28"/>
                        <w:szCs w:val="28"/>
                      </w:rPr>
                    </w:pPr>
                    <w:sdt>
                      <w:sdtPr>
                        <w:tag w:val="goog_rdk_15"/>
                        <w:id w:val="447754800"/>
                      </w:sdtPr>
                      <w:sdtEndPr/>
                      <w:sdtContent/>
                    </w:sdt>
                  </w:p>
                </w:sdtContent>
              </w:sdt>
            </w:tc>
            <w:tc>
              <w:tcPr>
                <w:tcW w:w="630" w:type="dxa"/>
              </w:tcPr>
              <w:sdt>
                <w:sdtPr>
                  <w:tag w:val="goog_rdk_18"/>
                  <w:id w:val="-1965336179"/>
                </w:sdtPr>
                <w:sdtEndPr/>
                <w:sdtContent>
                  <w:p w:rsidR="00087537" w:rsidRDefault="00CE3402">
                    <w:pPr>
                      <w:rPr>
                        <w:ins w:id="10" w:author="Evelyne Lum" w:date="2021-04-30T09:39:00Z"/>
                        <w:rFonts w:ascii="Times New Roman" w:eastAsia="Times New Roman" w:hAnsi="Times New Roman" w:cs="Times New Roman"/>
                        <w:sz w:val="28"/>
                        <w:szCs w:val="28"/>
                      </w:rPr>
                    </w:pPr>
                    <w:sdt>
                      <w:sdtPr>
                        <w:tag w:val="goog_rdk_17"/>
                        <w:id w:val="-664397440"/>
                      </w:sdtPr>
                      <w:sdtEndPr/>
                      <w:sdtContent/>
                    </w:sdt>
                  </w:p>
                </w:sdtContent>
              </w:sdt>
            </w:tc>
            <w:tc>
              <w:tcPr>
                <w:tcW w:w="630" w:type="dxa"/>
              </w:tcPr>
              <w:sdt>
                <w:sdtPr>
                  <w:tag w:val="goog_rdk_20"/>
                  <w:id w:val="1292791650"/>
                </w:sdtPr>
                <w:sdtEndPr/>
                <w:sdtContent>
                  <w:p w:rsidR="00087537" w:rsidRDefault="00CE3402">
                    <w:pPr>
                      <w:rPr>
                        <w:ins w:id="11" w:author="Evelyne Lum" w:date="2021-04-30T09:39:00Z"/>
                        <w:rFonts w:ascii="Times New Roman" w:eastAsia="Times New Roman" w:hAnsi="Times New Roman" w:cs="Times New Roman"/>
                        <w:sz w:val="28"/>
                        <w:szCs w:val="28"/>
                      </w:rPr>
                    </w:pPr>
                    <w:sdt>
                      <w:sdtPr>
                        <w:tag w:val="goog_rdk_19"/>
                        <w:id w:val="-535271883"/>
                      </w:sdtPr>
                      <w:sdtEndPr/>
                      <w:sdtContent/>
                    </w:sdt>
                  </w:p>
                </w:sdtContent>
              </w:sdt>
            </w:tc>
            <w:tc>
              <w:tcPr>
                <w:tcW w:w="540" w:type="dxa"/>
              </w:tcPr>
              <w:sdt>
                <w:sdtPr>
                  <w:tag w:val="goog_rdk_22"/>
                  <w:id w:val="219252411"/>
                </w:sdtPr>
                <w:sdtEndPr/>
                <w:sdtContent>
                  <w:p w:rsidR="00087537" w:rsidRDefault="00CE3402">
                    <w:pPr>
                      <w:rPr>
                        <w:ins w:id="12" w:author="Evelyne Lum" w:date="2021-04-30T09:39:00Z"/>
                        <w:rFonts w:ascii="Times New Roman" w:eastAsia="Times New Roman" w:hAnsi="Times New Roman" w:cs="Times New Roman"/>
                        <w:sz w:val="28"/>
                        <w:szCs w:val="28"/>
                      </w:rPr>
                    </w:pPr>
                    <w:sdt>
                      <w:sdtPr>
                        <w:tag w:val="goog_rdk_21"/>
                        <w:id w:val="1497529709"/>
                      </w:sdtPr>
                      <w:sdtEndPr/>
                      <w:sdtContent/>
                    </w:sdt>
                  </w:p>
                </w:sdtContent>
              </w:sdt>
            </w:tc>
            <w:tc>
              <w:tcPr>
                <w:tcW w:w="540" w:type="dxa"/>
                <w:shd w:val="clear" w:color="auto" w:fill="9BBB59"/>
              </w:tcPr>
              <w:sdt>
                <w:sdtPr>
                  <w:tag w:val="goog_rdk_24"/>
                  <w:id w:val="-1463725230"/>
                </w:sdtPr>
                <w:sdtEndPr/>
                <w:sdtContent>
                  <w:p w:rsidR="00087537" w:rsidRDefault="00CE3402">
                    <w:pPr>
                      <w:rPr>
                        <w:ins w:id="13" w:author="Evelyne Lum" w:date="2021-04-30T09:39:00Z"/>
                        <w:rFonts w:ascii="Times New Roman" w:eastAsia="Times New Roman" w:hAnsi="Times New Roman" w:cs="Times New Roman"/>
                        <w:sz w:val="28"/>
                        <w:szCs w:val="28"/>
                      </w:rPr>
                    </w:pPr>
                    <w:sdt>
                      <w:sdtPr>
                        <w:tag w:val="goog_rdk_23"/>
                        <w:id w:val="243925628"/>
                      </w:sdtPr>
                      <w:sdtEndPr/>
                      <w:sdtContent/>
                    </w:sdt>
                  </w:p>
                </w:sdtContent>
              </w:sdt>
            </w:tc>
            <w:tc>
              <w:tcPr>
                <w:tcW w:w="540" w:type="dxa"/>
              </w:tcPr>
              <w:sdt>
                <w:sdtPr>
                  <w:tag w:val="goog_rdk_26"/>
                  <w:id w:val="2014492158"/>
                </w:sdtPr>
                <w:sdtEndPr/>
                <w:sdtContent>
                  <w:p w:rsidR="00087537" w:rsidRDefault="00CE3402">
                    <w:pPr>
                      <w:rPr>
                        <w:ins w:id="14" w:author="Evelyne Lum" w:date="2021-04-30T09:39:00Z"/>
                        <w:rFonts w:ascii="Times New Roman" w:eastAsia="Times New Roman" w:hAnsi="Times New Roman" w:cs="Times New Roman"/>
                        <w:sz w:val="28"/>
                        <w:szCs w:val="28"/>
                      </w:rPr>
                    </w:pPr>
                    <w:sdt>
                      <w:sdtPr>
                        <w:tag w:val="goog_rdk_25"/>
                        <w:id w:val="-897130712"/>
                      </w:sdtPr>
                      <w:sdtEndPr/>
                      <w:sdtContent/>
                    </w:sdt>
                  </w:p>
                </w:sdtContent>
              </w:sdt>
            </w:tc>
            <w:tc>
              <w:tcPr>
                <w:tcW w:w="819" w:type="dxa"/>
              </w:tcPr>
              <w:sdt>
                <w:sdtPr>
                  <w:tag w:val="goog_rdk_28"/>
                  <w:id w:val="-1713029520"/>
                </w:sdtPr>
                <w:sdtEndPr/>
                <w:sdtContent>
                  <w:p w:rsidR="00087537" w:rsidRDefault="00CE3402">
                    <w:pPr>
                      <w:rPr>
                        <w:ins w:id="15" w:author="Evelyne Lum" w:date="2021-04-30T09:39:00Z"/>
                        <w:rFonts w:ascii="Times New Roman" w:eastAsia="Times New Roman" w:hAnsi="Times New Roman" w:cs="Times New Roman"/>
                        <w:sz w:val="28"/>
                        <w:szCs w:val="28"/>
                      </w:rPr>
                    </w:pPr>
                    <w:sdt>
                      <w:sdtPr>
                        <w:tag w:val="goog_rdk_27"/>
                        <w:id w:val="1125504275"/>
                      </w:sdtPr>
                      <w:sdtEndPr/>
                      <w:sdtContent/>
                    </w:sdt>
                  </w:p>
                </w:sdtContent>
              </w:sdt>
            </w:tc>
          </w:tr>
        </w:sdtContent>
      </w:sdt>
      <w:tr w:rsidR="00087537">
        <w:trPr>
          <w:trHeight w:val="2719"/>
        </w:trPr>
        <w:tc>
          <w:tcPr>
            <w:tcW w:w="2758" w:type="dxa"/>
            <w:shd w:val="clear" w:color="auto" w:fill="FFFFFF"/>
          </w:tcPr>
          <w:p w:rsidR="00087537" w:rsidRDefault="00087537">
            <w:pPr>
              <w:jc w:val="center"/>
              <w:rPr>
                <w:rFonts w:ascii="Times New Roman" w:eastAsia="Times New Roman" w:hAnsi="Times New Roman" w:cs="Times New Roman"/>
                <w:b/>
                <w:sz w:val="20"/>
                <w:szCs w:val="20"/>
              </w:rPr>
            </w:pPr>
          </w:p>
          <w:p w:rsidR="00087537" w:rsidRDefault="002625B9">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Objective 3.</w:t>
            </w:r>
          </w:p>
          <w:p w:rsidR="00087537" w:rsidRDefault="00087537">
            <w:pPr>
              <w:jc w:val="center"/>
              <w:rPr>
                <w:rFonts w:ascii="Times New Roman" w:eastAsia="Times New Roman" w:hAnsi="Times New Roman" w:cs="Times New Roman"/>
                <w:b/>
                <w:sz w:val="20"/>
                <w:szCs w:val="20"/>
              </w:rPr>
            </w:pPr>
          </w:p>
          <w:p w:rsidR="00087537" w:rsidRPr="007D1DC5" w:rsidRDefault="002625B9">
            <w:pPr>
              <w:spacing w:after="200" w:line="276" w:lineRule="auto"/>
              <w:rPr>
                <w:rFonts w:ascii="Times New Roman" w:eastAsia="Times New Roman" w:hAnsi="Times New Roman" w:cs="Times New Roman"/>
                <w:b/>
                <w:sz w:val="20"/>
                <w:szCs w:val="20"/>
              </w:rPr>
            </w:pPr>
            <w:r>
              <w:rPr>
                <w:rFonts w:ascii="Times New Roman" w:eastAsia="Times New Roman" w:hAnsi="Times New Roman" w:cs="Times New Roman"/>
                <w:color w:val="666666"/>
                <w:sz w:val="20"/>
                <w:szCs w:val="20"/>
              </w:rPr>
              <w:t xml:space="preserve">To engage AGYW in a rigorous advocacy for the availability and accessibility and affordability of HIV </w:t>
            </w:r>
            <w:proofErr w:type="spellStart"/>
            <w:r>
              <w:rPr>
                <w:rFonts w:ascii="Times New Roman" w:eastAsia="Times New Roman" w:hAnsi="Times New Roman" w:cs="Times New Roman"/>
                <w:color w:val="666666"/>
                <w:sz w:val="20"/>
                <w:szCs w:val="20"/>
              </w:rPr>
              <w:t>counselling</w:t>
            </w:r>
            <w:proofErr w:type="spellEnd"/>
            <w:r>
              <w:rPr>
                <w:rFonts w:ascii="Times New Roman" w:eastAsia="Times New Roman" w:hAnsi="Times New Roman" w:cs="Times New Roman"/>
                <w:color w:val="666666"/>
                <w:sz w:val="20"/>
                <w:szCs w:val="20"/>
              </w:rPr>
              <w:t>, testing and treatment at all levels(from remote communities to district, divisional and national levels</w:t>
            </w:r>
            <w:r>
              <w:rPr>
                <w:rFonts w:ascii="Times New Roman" w:eastAsia="Times New Roman" w:hAnsi="Times New Roman" w:cs="Times New Roman"/>
                <w:color w:val="434343"/>
                <w:sz w:val="20"/>
                <w:szCs w:val="20"/>
              </w:rPr>
              <w:t>)</w:t>
            </w:r>
            <w:r>
              <w:rPr>
                <w:rFonts w:ascii="Times New Roman" w:eastAsia="Times New Roman" w:hAnsi="Times New Roman" w:cs="Times New Roman"/>
                <w:b/>
                <w:sz w:val="20"/>
                <w:szCs w:val="20"/>
              </w:rPr>
              <w:t xml:space="preserve"> </w:t>
            </w:r>
          </w:p>
        </w:tc>
        <w:tc>
          <w:tcPr>
            <w:tcW w:w="500" w:type="dxa"/>
          </w:tcPr>
          <w:p w:rsidR="00087537" w:rsidRDefault="00087537">
            <w:pPr>
              <w:rPr>
                <w:rFonts w:ascii="Times New Roman" w:eastAsia="Times New Roman" w:hAnsi="Times New Roman" w:cs="Times New Roman"/>
                <w:sz w:val="20"/>
                <w:szCs w:val="20"/>
              </w:rPr>
            </w:pPr>
          </w:p>
          <w:p w:rsidR="00087537" w:rsidRDefault="002625B9">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w:t>
            </w:r>
          </w:p>
        </w:tc>
        <w:tc>
          <w:tcPr>
            <w:tcW w:w="4770" w:type="dxa"/>
          </w:tcPr>
          <w:p w:rsidR="00087537" w:rsidRDefault="00087537">
            <w:pPr>
              <w:rPr>
                <w:rFonts w:ascii="Times New Roman" w:eastAsia="Times New Roman" w:hAnsi="Times New Roman" w:cs="Times New Roman"/>
                <w:sz w:val="20"/>
                <w:szCs w:val="20"/>
              </w:rPr>
            </w:pPr>
          </w:p>
          <w:p w:rsidR="00087537" w:rsidRDefault="002625B9">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Advocacy for availability of HIV </w:t>
            </w:r>
            <w:r w:rsidR="007D1DC5">
              <w:rPr>
                <w:rFonts w:ascii="Times New Roman" w:eastAsia="Times New Roman" w:hAnsi="Times New Roman" w:cs="Times New Roman"/>
                <w:sz w:val="20"/>
                <w:szCs w:val="20"/>
              </w:rPr>
              <w:t>counseling</w:t>
            </w:r>
            <w:r>
              <w:rPr>
                <w:rFonts w:ascii="Times New Roman" w:eastAsia="Times New Roman" w:hAnsi="Times New Roman" w:cs="Times New Roman"/>
                <w:sz w:val="20"/>
                <w:szCs w:val="20"/>
              </w:rPr>
              <w:t>, testing and treatment for AGYW at all levels</w:t>
            </w:r>
          </w:p>
          <w:p w:rsidR="00087537" w:rsidRDefault="00087537">
            <w:pPr>
              <w:rPr>
                <w:rFonts w:ascii="Times New Roman" w:eastAsia="Times New Roman" w:hAnsi="Times New Roman" w:cs="Times New Roman"/>
                <w:sz w:val="20"/>
                <w:szCs w:val="20"/>
              </w:rPr>
            </w:pPr>
          </w:p>
          <w:p w:rsidR="00087537" w:rsidRDefault="00087537">
            <w:pPr>
              <w:rPr>
                <w:rFonts w:ascii="Times New Roman" w:eastAsia="Times New Roman" w:hAnsi="Times New Roman" w:cs="Times New Roman"/>
                <w:sz w:val="20"/>
                <w:szCs w:val="20"/>
              </w:rPr>
            </w:pPr>
          </w:p>
          <w:p w:rsidR="00087537" w:rsidRDefault="00087537">
            <w:pPr>
              <w:rPr>
                <w:rFonts w:ascii="Times New Roman" w:eastAsia="Times New Roman" w:hAnsi="Times New Roman" w:cs="Times New Roman"/>
                <w:sz w:val="20"/>
                <w:szCs w:val="20"/>
              </w:rPr>
            </w:pPr>
          </w:p>
          <w:p w:rsidR="00087537" w:rsidRDefault="00087537">
            <w:pPr>
              <w:rPr>
                <w:rFonts w:ascii="Times New Roman" w:eastAsia="Times New Roman" w:hAnsi="Times New Roman" w:cs="Times New Roman"/>
                <w:sz w:val="20"/>
                <w:szCs w:val="20"/>
              </w:rPr>
            </w:pPr>
          </w:p>
          <w:p w:rsidR="00087537" w:rsidRDefault="00087537">
            <w:pPr>
              <w:rPr>
                <w:rFonts w:ascii="Times New Roman" w:eastAsia="Times New Roman" w:hAnsi="Times New Roman" w:cs="Times New Roman"/>
                <w:sz w:val="20"/>
                <w:szCs w:val="20"/>
              </w:rPr>
            </w:pPr>
          </w:p>
          <w:p w:rsidR="00087537" w:rsidRDefault="00087537">
            <w:pPr>
              <w:rPr>
                <w:rFonts w:ascii="Times New Roman" w:eastAsia="Times New Roman" w:hAnsi="Times New Roman" w:cs="Times New Roman"/>
                <w:color w:val="434343"/>
                <w:sz w:val="20"/>
                <w:szCs w:val="20"/>
              </w:rPr>
            </w:pPr>
          </w:p>
        </w:tc>
        <w:tc>
          <w:tcPr>
            <w:tcW w:w="630" w:type="dxa"/>
            <w:shd w:val="clear" w:color="auto" w:fill="FFFFFF"/>
          </w:tcPr>
          <w:p w:rsidR="00087537" w:rsidRDefault="00087537">
            <w:pPr>
              <w:rPr>
                <w:rFonts w:ascii="Times New Roman" w:eastAsia="Times New Roman" w:hAnsi="Times New Roman" w:cs="Times New Roman"/>
                <w:sz w:val="28"/>
                <w:szCs w:val="28"/>
              </w:rPr>
            </w:pPr>
          </w:p>
        </w:tc>
        <w:tc>
          <w:tcPr>
            <w:tcW w:w="630" w:type="dxa"/>
          </w:tcPr>
          <w:p w:rsidR="00087537" w:rsidRDefault="00087537">
            <w:pPr>
              <w:rPr>
                <w:rFonts w:ascii="Times New Roman" w:eastAsia="Times New Roman" w:hAnsi="Times New Roman" w:cs="Times New Roman"/>
                <w:sz w:val="28"/>
                <w:szCs w:val="28"/>
              </w:rPr>
            </w:pPr>
          </w:p>
        </w:tc>
        <w:tc>
          <w:tcPr>
            <w:tcW w:w="630" w:type="dxa"/>
          </w:tcPr>
          <w:p w:rsidR="00087537" w:rsidRDefault="00087537">
            <w:pPr>
              <w:rPr>
                <w:rFonts w:ascii="Times New Roman" w:eastAsia="Times New Roman" w:hAnsi="Times New Roman" w:cs="Times New Roman"/>
                <w:sz w:val="28"/>
                <w:szCs w:val="28"/>
              </w:rPr>
            </w:pPr>
          </w:p>
        </w:tc>
        <w:tc>
          <w:tcPr>
            <w:tcW w:w="630" w:type="dxa"/>
          </w:tcPr>
          <w:p w:rsidR="00087537" w:rsidRDefault="00087537">
            <w:pPr>
              <w:rPr>
                <w:rFonts w:ascii="Times New Roman" w:eastAsia="Times New Roman" w:hAnsi="Times New Roman" w:cs="Times New Roman"/>
                <w:sz w:val="28"/>
                <w:szCs w:val="28"/>
              </w:rPr>
            </w:pPr>
          </w:p>
        </w:tc>
        <w:tc>
          <w:tcPr>
            <w:tcW w:w="630" w:type="dxa"/>
          </w:tcPr>
          <w:p w:rsidR="00087537" w:rsidRDefault="00087537">
            <w:pPr>
              <w:rPr>
                <w:rFonts w:ascii="Times New Roman" w:eastAsia="Times New Roman" w:hAnsi="Times New Roman" w:cs="Times New Roman"/>
                <w:sz w:val="28"/>
                <w:szCs w:val="28"/>
              </w:rPr>
            </w:pPr>
          </w:p>
        </w:tc>
        <w:tc>
          <w:tcPr>
            <w:tcW w:w="630" w:type="dxa"/>
          </w:tcPr>
          <w:p w:rsidR="00087537" w:rsidRDefault="00087537">
            <w:pPr>
              <w:rPr>
                <w:rFonts w:ascii="Times New Roman" w:eastAsia="Times New Roman" w:hAnsi="Times New Roman" w:cs="Times New Roman"/>
                <w:sz w:val="28"/>
                <w:szCs w:val="28"/>
              </w:rPr>
            </w:pPr>
          </w:p>
        </w:tc>
        <w:tc>
          <w:tcPr>
            <w:tcW w:w="540" w:type="dxa"/>
          </w:tcPr>
          <w:p w:rsidR="00087537" w:rsidRDefault="00087537">
            <w:pPr>
              <w:rPr>
                <w:rFonts w:ascii="Times New Roman" w:eastAsia="Times New Roman" w:hAnsi="Times New Roman" w:cs="Times New Roman"/>
                <w:sz w:val="28"/>
                <w:szCs w:val="28"/>
              </w:rPr>
            </w:pPr>
          </w:p>
        </w:tc>
        <w:tc>
          <w:tcPr>
            <w:tcW w:w="540" w:type="dxa"/>
            <w:shd w:val="clear" w:color="auto" w:fill="9BBB59"/>
          </w:tcPr>
          <w:p w:rsidR="00087537" w:rsidRDefault="00087537">
            <w:pPr>
              <w:rPr>
                <w:rFonts w:ascii="Times New Roman" w:eastAsia="Times New Roman" w:hAnsi="Times New Roman" w:cs="Times New Roman"/>
                <w:sz w:val="28"/>
                <w:szCs w:val="28"/>
              </w:rPr>
            </w:pPr>
          </w:p>
        </w:tc>
        <w:tc>
          <w:tcPr>
            <w:tcW w:w="540" w:type="dxa"/>
          </w:tcPr>
          <w:p w:rsidR="00087537" w:rsidRDefault="00087537">
            <w:pPr>
              <w:rPr>
                <w:rFonts w:ascii="Times New Roman" w:eastAsia="Times New Roman" w:hAnsi="Times New Roman" w:cs="Times New Roman"/>
                <w:sz w:val="28"/>
                <w:szCs w:val="28"/>
              </w:rPr>
            </w:pPr>
          </w:p>
        </w:tc>
        <w:tc>
          <w:tcPr>
            <w:tcW w:w="819" w:type="dxa"/>
          </w:tcPr>
          <w:p w:rsidR="00087537" w:rsidRDefault="00087537">
            <w:pPr>
              <w:rPr>
                <w:rFonts w:ascii="Times New Roman" w:eastAsia="Times New Roman" w:hAnsi="Times New Roman" w:cs="Times New Roman"/>
                <w:sz w:val="28"/>
                <w:szCs w:val="28"/>
              </w:rPr>
            </w:pPr>
          </w:p>
        </w:tc>
      </w:tr>
      <w:tr w:rsidR="00087537">
        <w:trPr>
          <w:trHeight w:val="319"/>
        </w:trPr>
        <w:tc>
          <w:tcPr>
            <w:tcW w:w="2758" w:type="dxa"/>
          </w:tcPr>
          <w:p w:rsidR="00087537" w:rsidRDefault="00087537">
            <w:pPr>
              <w:jc w:val="center"/>
              <w:rPr>
                <w:rFonts w:ascii="Times New Roman" w:eastAsia="Times New Roman" w:hAnsi="Times New Roman" w:cs="Times New Roman"/>
                <w:b/>
                <w:sz w:val="20"/>
                <w:szCs w:val="20"/>
              </w:rPr>
            </w:pPr>
          </w:p>
          <w:p w:rsidR="00087537" w:rsidRDefault="002625B9">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Objective 4</w:t>
            </w:r>
          </w:p>
          <w:p w:rsidR="00087537" w:rsidRDefault="002625B9">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To ensure the participation of AGYW in national HIV programmes/meetings like with RTG for the fight against HIV/AIDS as well as some HIV meetings with related line ministries and Global Fund Processes related meetings</w:t>
            </w:r>
            <w:r>
              <w:rPr>
                <w:rFonts w:ascii="Times New Roman" w:eastAsia="Times New Roman" w:hAnsi="Times New Roman" w:cs="Times New Roman"/>
                <w:b/>
                <w:sz w:val="20"/>
                <w:szCs w:val="20"/>
              </w:rPr>
              <w:t>.</w:t>
            </w:r>
          </w:p>
        </w:tc>
        <w:tc>
          <w:tcPr>
            <w:tcW w:w="500" w:type="dxa"/>
          </w:tcPr>
          <w:p w:rsidR="00087537" w:rsidRDefault="002625B9">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1.</w:t>
            </w:r>
          </w:p>
        </w:tc>
        <w:tc>
          <w:tcPr>
            <w:tcW w:w="4770" w:type="dxa"/>
          </w:tcPr>
          <w:p w:rsidR="00087537" w:rsidRDefault="002625B9">
            <w:pPr>
              <w:rPr>
                <w:rFonts w:ascii="Times New Roman" w:eastAsia="Times New Roman" w:hAnsi="Times New Roman" w:cs="Times New Roman"/>
                <w:sz w:val="20"/>
                <w:szCs w:val="20"/>
              </w:rPr>
            </w:pPr>
            <w:r>
              <w:rPr>
                <w:rFonts w:ascii="Times New Roman" w:eastAsia="Times New Roman" w:hAnsi="Times New Roman" w:cs="Times New Roman"/>
                <w:sz w:val="20"/>
                <w:szCs w:val="20"/>
              </w:rPr>
              <w:t>Participation of AGYW in National HIV programme – different planning or technical meetings at district, Divisional or national level and meetings of the CSOs of CCM and other related CCM meetings</w:t>
            </w:r>
          </w:p>
          <w:p w:rsidR="00087537" w:rsidRDefault="00087537">
            <w:pPr>
              <w:rPr>
                <w:rFonts w:ascii="Times New Roman" w:eastAsia="Times New Roman" w:hAnsi="Times New Roman" w:cs="Times New Roman"/>
                <w:sz w:val="20"/>
                <w:szCs w:val="20"/>
              </w:rPr>
            </w:pPr>
          </w:p>
          <w:p w:rsidR="00087537" w:rsidRDefault="00087537">
            <w:pPr>
              <w:rPr>
                <w:rFonts w:ascii="Times New Roman" w:eastAsia="Times New Roman" w:hAnsi="Times New Roman" w:cs="Times New Roman"/>
                <w:sz w:val="20"/>
                <w:szCs w:val="20"/>
              </w:rPr>
            </w:pPr>
          </w:p>
          <w:p w:rsidR="00087537" w:rsidRDefault="00087537">
            <w:pPr>
              <w:rPr>
                <w:rFonts w:ascii="Times New Roman" w:eastAsia="Times New Roman" w:hAnsi="Times New Roman" w:cs="Times New Roman"/>
                <w:sz w:val="20"/>
                <w:szCs w:val="20"/>
              </w:rPr>
            </w:pPr>
          </w:p>
          <w:p w:rsidR="00087537" w:rsidRDefault="00087537">
            <w:pPr>
              <w:rPr>
                <w:rFonts w:ascii="Times New Roman" w:eastAsia="Times New Roman" w:hAnsi="Times New Roman" w:cs="Times New Roman"/>
                <w:sz w:val="20"/>
                <w:szCs w:val="20"/>
              </w:rPr>
            </w:pPr>
          </w:p>
          <w:p w:rsidR="00087537" w:rsidRDefault="00087537">
            <w:pPr>
              <w:rPr>
                <w:rFonts w:ascii="Times New Roman" w:eastAsia="Times New Roman" w:hAnsi="Times New Roman" w:cs="Times New Roman"/>
                <w:sz w:val="20"/>
                <w:szCs w:val="20"/>
              </w:rPr>
            </w:pPr>
          </w:p>
          <w:p w:rsidR="00087537" w:rsidRDefault="00087537">
            <w:pPr>
              <w:rPr>
                <w:rFonts w:ascii="Times New Roman" w:eastAsia="Times New Roman" w:hAnsi="Times New Roman" w:cs="Times New Roman"/>
                <w:sz w:val="20"/>
                <w:szCs w:val="20"/>
              </w:rPr>
            </w:pPr>
          </w:p>
          <w:sdt>
            <w:sdtPr>
              <w:tag w:val="goog_rdk_32"/>
              <w:id w:val="-961569744"/>
            </w:sdtPr>
            <w:sdtEndPr/>
            <w:sdtContent>
              <w:p w:rsidR="00087537" w:rsidRPr="007D1DC5" w:rsidRDefault="00CE3402">
                <w:pPr>
                  <w:spacing w:after="200" w:line="276" w:lineRule="auto"/>
                  <w:rPr>
                    <w:rFonts w:ascii="Times New Roman" w:eastAsia="Times New Roman" w:hAnsi="Times New Roman" w:cs="Times New Roman"/>
                    <w:b/>
                    <w:sz w:val="20"/>
                    <w:szCs w:val="20"/>
                  </w:rPr>
                </w:pPr>
                <w:sdt>
                  <w:sdtPr>
                    <w:tag w:val="goog_rdk_31"/>
                    <w:id w:val="1033303318"/>
                  </w:sdtPr>
                  <w:sdtEndPr/>
                  <w:sdtContent/>
                </w:sdt>
              </w:p>
            </w:sdtContent>
          </w:sdt>
        </w:tc>
        <w:tc>
          <w:tcPr>
            <w:tcW w:w="630" w:type="dxa"/>
          </w:tcPr>
          <w:p w:rsidR="00087537" w:rsidRDefault="00087537">
            <w:pPr>
              <w:rPr>
                <w:rFonts w:ascii="Times New Roman" w:eastAsia="Times New Roman" w:hAnsi="Times New Roman" w:cs="Times New Roman"/>
                <w:sz w:val="28"/>
                <w:szCs w:val="28"/>
              </w:rPr>
            </w:pPr>
          </w:p>
        </w:tc>
        <w:tc>
          <w:tcPr>
            <w:tcW w:w="630" w:type="dxa"/>
          </w:tcPr>
          <w:p w:rsidR="00087537" w:rsidRDefault="00087537">
            <w:pPr>
              <w:rPr>
                <w:rFonts w:ascii="Times New Roman" w:eastAsia="Times New Roman" w:hAnsi="Times New Roman" w:cs="Times New Roman"/>
                <w:sz w:val="28"/>
                <w:szCs w:val="28"/>
              </w:rPr>
            </w:pPr>
          </w:p>
        </w:tc>
        <w:tc>
          <w:tcPr>
            <w:tcW w:w="630" w:type="dxa"/>
            <w:shd w:val="clear" w:color="auto" w:fill="CCC1D9"/>
          </w:tcPr>
          <w:p w:rsidR="00087537" w:rsidRDefault="00087537">
            <w:pPr>
              <w:rPr>
                <w:rFonts w:ascii="Times New Roman" w:eastAsia="Times New Roman" w:hAnsi="Times New Roman" w:cs="Times New Roman"/>
                <w:sz w:val="28"/>
                <w:szCs w:val="28"/>
              </w:rPr>
            </w:pPr>
          </w:p>
        </w:tc>
        <w:tc>
          <w:tcPr>
            <w:tcW w:w="630" w:type="dxa"/>
            <w:shd w:val="clear" w:color="auto" w:fill="CCC1D9"/>
          </w:tcPr>
          <w:p w:rsidR="00087537" w:rsidRDefault="00087537">
            <w:pPr>
              <w:rPr>
                <w:rFonts w:ascii="Times New Roman" w:eastAsia="Times New Roman" w:hAnsi="Times New Roman" w:cs="Times New Roman"/>
                <w:sz w:val="28"/>
                <w:szCs w:val="28"/>
              </w:rPr>
            </w:pPr>
          </w:p>
        </w:tc>
        <w:tc>
          <w:tcPr>
            <w:tcW w:w="630" w:type="dxa"/>
            <w:shd w:val="clear" w:color="auto" w:fill="CCC1D9"/>
          </w:tcPr>
          <w:p w:rsidR="00087537" w:rsidRDefault="00087537">
            <w:pPr>
              <w:rPr>
                <w:rFonts w:ascii="Times New Roman" w:eastAsia="Times New Roman" w:hAnsi="Times New Roman" w:cs="Times New Roman"/>
                <w:sz w:val="28"/>
                <w:szCs w:val="28"/>
              </w:rPr>
            </w:pPr>
          </w:p>
        </w:tc>
        <w:tc>
          <w:tcPr>
            <w:tcW w:w="630" w:type="dxa"/>
            <w:shd w:val="clear" w:color="auto" w:fill="CCC1D9"/>
          </w:tcPr>
          <w:p w:rsidR="00087537" w:rsidRDefault="00087537">
            <w:pPr>
              <w:rPr>
                <w:rFonts w:ascii="Times New Roman" w:eastAsia="Times New Roman" w:hAnsi="Times New Roman" w:cs="Times New Roman"/>
                <w:sz w:val="28"/>
                <w:szCs w:val="28"/>
              </w:rPr>
            </w:pPr>
          </w:p>
        </w:tc>
        <w:tc>
          <w:tcPr>
            <w:tcW w:w="540" w:type="dxa"/>
            <w:shd w:val="clear" w:color="auto" w:fill="CCC1D9"/>
          </w:tcPr>
          <w:p w:rsidR="00087537" w:rsidRDefault="00087537">
            <w:pPr>
              <w:rPr>
                <w:rFonts w:ascii="Times New Roman" w:eastAsia="Times New Roman" w:hAnsi="Times New Roman" w:cs="Times New Roman"/>
                <w:sz w:val="28"/>
                <w:szCs w:val="28"/>
              </w:rPr>
            </w:pPr>
          </w:p>
        </w:tc>
        <w:tc>
          <w:tcPr>
            <w:tcW w:w="540" w:type="dxa"/>
            <w:shd w:val="clear" w:color="auto" w:fill="CCC1D9"/>
          </w:tcPr>
          <w:p w:rsidR="00087537" w:rsidRDefault="00087537">
            <w:pPr>
              <w:rPr>
                <w:rFonts w:ascii="Times New Roman" w:eastAsia="Times New Roman" w:hAnsi="Times New Roman" w:cs="Times New Roman"/>
                <w:sz w:val="28"/>
                <w:szCs w:val="28"/>
              </w:rPr>
            </w:pPr>
          </w:p>
        </w:tc>
        <w:tc>
          <w:tcPr>
            <w:tcW w:w="540" w:type="dxa"/>
            <w:shd w:val="clear" w:color="auto" w:fill="CCC1D9"/>
          </w:tcPr>
          <w:p w:rsidR="00087537" w:rsidRDefault="00087537">
            <w:pPr>
              <w:rPr>
                <w:rFonts w:ascii="Times New Roman" w:eastAsia="Times New Roman" w:hAnsi="Times New Roman" w:cs="Times New Roman"/>
                <w:sz w:val="28"/>
                <w:szCs w:val="28"/>
              </w:rPr>
            </w:pPr>
          </w:p>
        </w:tc>
        <w:tc>
          <w:tcPr>
            <w:tcW w:w="819" w:type="dxa"/>
            <w:shd w:val="clear" w:color="auto" w:fill="CCC1D9"/>
          </w:tcPr>
          <w:p w:rsidR="00087537" w:rsidRDefault="00087537">
            <w:pPr>
              <w:rPr>
                <w:rFonts w:ascii="Times New Roman" w:eastAsia="Times New Roman" w:hAnsi="Times New Roman" w:cs="Times New Roman"/>
                <w:sz w:val="28"/>
                <w:szCs w:val="28"/>
              </w:rPr>
            </w:pPr>
          </w:p>
        </w:tc>
      </w:tr>
      <w:tr w:rsidR="00087537">
        <w:trPr>
          <w:trHeight w:val="319"/>
        </w:trPr>
        <w:tc>
          <w:tcPr>
            <w:tcW w:w="2758" w:type="dxa"/>
          </w:tcPr>
          <w:p w:rsidR="00087537" w:rsidRDefault="00087537">
            <w:pPr>
              <w:rPr>
                <w:rFonts w:ascii="Times New Roman" w:eastAsia="Times New Roman" w:hAnsi="Times New Roman" w:cs="Times New Roman"/>
                <w:b/>
                <w:sz w:val="20"/>
                <w:szCs w:val="20"/>
              </w:rPr>
            </w:pPr>
          </w:p>
        </w:tc>
        <w:tc>
          <w:tcPr>
            <w:tcW w:w="500" w:type="dxa"/>
          </w:tcPr>
          <w:p w:rsidR="00087537" w:rsidRDefault="00087537">
            <w:pPr>
              <w:rPr>
                <w:rFonts w:ascii="Times New Roman" w:eastAsia="Times New Roman" w:hAnsi="Times New Roman" w:cs="Times New Roman"/>
                <w:b/>
                <w:sz w:val="20"/>
                <w:szCs w:val="20"/>
              </w:rPr>
            </w:pPr>
          </w:p>
        </w:tc>
        <w:tc>
          <w:tcPr>
            <w:tcW w:w="4770" w:type="dxa"/>
          </w:tcPr>
          <w:p w:rsidR="00087537" w:rsidRDefault="002625B9">
            <w:pPr>
              <w:rPr>
                <w:rFonts w:ascii="Times New Roman" w:eastAsia="Times New Roman" w:hAnsi="Times New Roman" w:cs="Times New Roman"/>
                <w:sz w:val="20"/>
                <w:szCs w:val="20"/>
              </w:rPr>
            </w:pPr>
            <w:r>
              <w:rPr>
                <w:rFonts w:ascii="Times New Roman" w:eastAsia="Times New Roman" w:hAnsi="Times New Roman" w:cs="Times New Roman"/>
                <w:sz w:val="20"/>
                <w:szCs w:val="20"/>
              </w:rPr>
              <w:t>Monitoring and Evaluation</w:t>
            </w:r>
          </w:p>
        </w:tc>
        <w:tc>
          <w:tcPr>
            <w:tcW w:w="630" w:type="dxa"/>
            <w:shd w:val="clear" w:color="auto" w:fill="92D050"/>
          </w:tcPr>
          <w:p w:rsidR="00087537" w:rsidRDefault="00087537">
            <w:pPr>
              <w:rPr>
                <w:rFonts w:ascii="Times New Roman" w:eastAsia="Times New Roman" w:hAnsi="Times New Roman" w:cs="Times New Roman"/>
                <w:sz w:val="28"/>
                <w:szCs w:val="28"/>
              </w:rPr>
            </w:pPr>
          </w:p>
        </w:tc>
        <w:tc>
          <w:tcPr>
            <w:tcW w:w="630" w:type="dxa"/>
            <w:shd w:val="clear" w:color="auto" w:fill="92D050"/>
          </w:tcPr>
          <w:p w:rsidR="00087537" w:rsidRDefault="00087537">
            <w:pPr>
              <w:rPr>
                <w:rFonts w:ascii="Times New Roman" w:eastAsia="Times New Roman" w:hAnsi="Times New Roman" w:cs="Times New Roman"/>
                <w:sz w:val="28"/>
                <w:szCs w:val="28"/>
              </w:rPr>
            </w:pPr>
          </w:p>
        </w:tc>
        <w:tc>
          <w:tcPr>
            <w:tcW w:w="630" w:type="dxa"/>
            <w:shd w:val="clear" w:color="auto" w:fill="92D050"/>
          </w:tcPr>
          <w:p w:rsidR="00087537" w:rsidRDefault="00087537">
            <w:pPr>
              <w:rPr>
                <w:rFonts w:ascii="Times New Roman" w:eastAsia="Times New Roman" w:hAnsi="Times New Roman" w:cs="Times New Roman"/>
                <w:sz w:val="28"/>
                <w:szCs w:val="28"/>
              </w:rPr>
            </w:pPr>
          </w:p>
        </w:tc>
        <w:tc>
          <w:tcPr>
            <w:tcW w:w="630" w:type="dxa"/>
            <w:shd w:val="clear" w:color="auto" w:fill="92D050"/>
          </w:tcPr>
          <w:p w:rsidR="00087537" w:rsidRDefault="00087537">
            <w:pPr>
              <w:rPr>
                <w:rFonts w:ascii="Times New Roman" w:eastAsia="Times New Roman" w:hAnsi="Times New Roman" w:cs="Times New Roman"/>
                <w:sz w:val="28"/>
                <w:szCs w:val="28"/>
              </w:rPr>
            </w:pPr>
          </w:p>
        </w:tc>
        <w:tc>
          <w:tcPr>
            <w:tcW w:w="630" w:type="dxa"/>
            <w:shd w:val="clear" w:color="auto" w:fill="92D050"/>
          </w:tcPr>
          <w:p w:rsidR="00087537" w:rsidRDefault="00087537">
            <w:pPr>
              <w:rPr>
                <w:rFonts w:ascii="Times New Roman" w:eastAsia="Times New Roman" w:hAnsi="Times New Roman" w:cs="Times New Roman"/>
                <w:sz w:val="28"/>
                <w:szCs w:val="28"/>
              </w:rPr>
            </w:pPr>
          </w:p>
        </w:tc>
        <w:tc>
          <w:tcPr>
            <w:tcW w:w="630" w:type="dxa"/>
            <w:shd w:val="clear" w:color="auto" w:fill="92D050"/>
          </w:tcPr>
          <w:p w:rsidR="00087537" w:rsidRDefault="00087537">
            <w:pPr>
              <w:rPr>
                <w:rFonts w:ascii="Times New Roman" w:eastAsia="Times New Roman" w:hAnsi="Times New Roman" w:cs="Times New Roman"/>
                <w:sz w:val="28"/>
                <w:szCs w:val="28"/>
              </w:rPr>
            </w:pPr>
          </w:p>
        </w:tc>
        <w:tc>
          <w:tcPr>
            <w:tcW w:w="540" w:type="dxa"/>
            <w:shd w:val="clear" w:color="auto" w:fill="92D050"/>
          </w:tcPr>
          <w:p w:rsidR="00087537" w:rsidRDefault="00087537">
            <w:pPr>
              <w:rPr>
                <w:rFonts w:ascii="Times New Roman" w:eastAsia="Times New Roman" w:hAnsi="Times New Roman" w:cs="Times New Roman"/>
                <w:sz w:val="28"/>
                <w:szCs w:val="28"/>
              </w:rPr>
            </w:pPr>
          </w:p>
        </w:tc>
        <w:tc>
          <w:tcPr>
            <w:tcW w:w="540" w:type="dxa"/>
            <w:shd w:val="clear" w:color="auto" w:fill="92D050"/>
          </w:tcPr>
          <w:p w:rsidR="00087537" w:rsidRDefault="00087537">
            <w:pPr>
              <w:rPr>
                <w:rFonts w:ascii="Times New Roman" w:eastAsia="Times New Roman" w:hAnsi="Times New Roman" w:cs="Times New Roman"/>
                <w:sz w:val="28"/>
                <w:szCs w:val="28"/>
              </w:rPr>
            </w:pPr>
          </w:p>
        </w:tc>
        <w:tc>
          <w:tcPr>
            <w:tcW w:w="540" w:type="dxa"/>
            <w:shd w:val="clear" w:color="auto" w:fill="92D050"/>
          </w:tcPr>
          <w:p w:rsidR="00087537" w:rsidRDefault="00087537">
            <w:pPr>
              <w:rPr>
                <w:rFonts w:ascii="Times New Roman" w:eastAsia="Times New Roman" w:hAnsi="Times New Roman" w:cs="Times New Roman"/>
                <w:sz w:val="28"/>
                <w:szCs w:val="28"/>
              </w:rPr>
            </w:pPr>
          </w:p>
        </w:tc>
        <w:tc>
          <w:tcPr>
            <w:tcW w:w="819" w:type="dxa"/>
            <w:shd w:val="clear" w:color="auto" w:fill="92D050"/>
          </w:tcPr>
          <w:p w:rsidR="00087537" w:rsidRDefault="00087537">
            <w:pPr>
              <w:rPr>
                <w:rFonts w:ascii="Times New Roman" w:eastAsia="Times New Roman" w:hAnsi="Times New Roman" w:cs="Times New Roman"/>
                <w:sz w:val="28"/>
                <w:szCs w:val="28"/>
              </w:rPr>
            </w:pPr>
          </w:p>
        </w:tc>
      </w:tr>
      <w:tr w:rsidR="00087537">
        <w:trPr>
          <w:trHeight w:val="319"/>
        </w:trPr>
        <w:tc>
          <w:tcPr>
            <w:tcW w:w="2758" w:type="dxa"/>
          </w:tcPr>
          <w:p w:rsidR="00087537" w:rsidRDefault="00087537">
            <w:pPr>
              <w:rPr>
                <w:rFonts w:ascii="Times New Roman" w:eastAsia="Times New Roman" w:hAnsi="Times New Roman" w:cs="Times New Roman"/>
                <w:b/>
                <w:sz w:val="20"/>
                <w:szCs w:val="20"/>
              </w:rPr>
            </w:pPr>
          </w:p>
        </w:tc>
        <w:tc>
          <w:tcPr>
            <w:tcW w:w="500" w:type="dxa"/>
          </w:tcPr>
          <w:p w:rsidR="00087537" w:rsidRDefault="00087537">
            <w:pPr>
              <w:rPr>
                <w:rFonts w:ascii="Times New Roman" w:eastAsia="Times New Roman" w:hAnsi="Times New Roman" w:cs="Times New Roman"/>
                <w:b/>
                <w:sz w:val="20"/>
                <w:szCs w:val="20"/>
              </w:rPr>
            </w:pPr>
          </w:p>
        </w:tc>
        <w:tc>
          <w:tcPr>
            <w:tcW w:w="4770" w:type="dxa"/>
          </w:tcPr>
          <w:p w:rsidR="00087537" w:rsidRDefault="002625B9">
            <w:pPr>
              <w:rPr>
                <w:rFonts w:ascii="Times New Roman" w:eastAsia="Times New Roman" w:hAnsi="Times New Roman" w:cs="Times New Roman"/>
                <w:sz w:val="20"/>
                <w:szCs w:val="20"/>
              </w:rPr>
            </w:pPr>
            <w:r>
              <w:rPr>
                <w:rFonts w:ascii="Times New Roman" w:eastAsia="Times New Roman" w:hAnsi="Times New Roman" w:cs="Times New Roman"/>
                <w:sz w:val="20"/>
                <w:szCs w:val="20"/>
              </w:rPr>
              <w:t>Documentation and reporting</w:t>
            </w:r>
          </w:p>
        </w:tc>
        <w:tc>
          <w:tcPr>
            <w:tcW w:w="630" w:type="dxa"/>
            <w:shd w:val="clear" w:color="auto" w:fill="FFFFFF"/>
          </w:tcPr>
          <w:p w:rsidR="00087537" w:rsidRDefault="00087537">
            <w:pPr>
              <w:rPr>
                <w:rFonts w:ascii="Times New Roman" w:eastAsia="Times New Roman" w:hAnsi="Times New Roman" w:cs="Times New Roman"/>
                <w:sz w:val="28"/>
                <w:szCs w:val="28"/>
              </w:rPr>
            </w:pPr>
          </w:p>
        </w:tc>
        <w:tc>
          <w:tcPr>
            <w:tcW w:w="630" w:type="dxa"/>
            <w:shd w:val="clear" w:color="auto" w:fill="FFFFFF"/>
          </w:tcPr>
          <w:p w:rsidR="00087537" w:rsidRDefault="00087537">
            <w:pPr>
              <w:rPr>
                <w:rFonts w:ascii="Times New Roman" w:eastAsia="Times New Roman" w:hAnsi="Times New Roman" w:cs="Times New Roman"/>
                <w:sz w:val="28"/>
                <w:szCs w:val="28"/>
              </w:rPr>
            </w:pPr>
          </w:p>
        </w:tc>
        <w:tc>
          <w:tcPr>
            <w:tcW w:w="630" w:type="dxa"/>
            <w:shd w:val="clear" w:color="auto" w:fill="FFFFFF"/>
          </w:tcPr>
          <w:p w:rsidR="00087537" w:rsidRDefault="00087537">
            <w:pPr>
              <w:rPr>
                <w:rFonts w:ascii="Times New Roman" w:eastAsia="Times New Roman" w:hAnsi="Times New Roman" w:cs="Times New Roman"/>
                <w:sz w:val="28"/>
                <w:szCs w:val="28"/>
              </w:rPr>
            </w:pPr>
          </w:p>
        </w:tc>
        <w:tc>
          <w:tcPr>
            <w:tcW w:w="630" w:type="dxa"/>
            <w:shd w:val="clear" w:color="auto" w:fill="FFFFFF"/>
          </w:tcPr>
          <w:p w:rsidR="00087537" w:rsidRDefault="00087537">
            <w:pPr>
              <w:rPr>
                <w:rFonts w:ascii="Times New Roman" w:eastAsia="Times New Roman" w:hAnsi="Times New Roman" w:cs="Times New Roman"/>
                <w:sz w:val="28"/>
                <w:szCs w:val="28"/>
              </w:rPr>
            </w:pPr>
          </w:p>
        </w:tc>
        <w:tc>
          <w:tcPr>
            <w:tcW w:w="630" w:type="dxa"/>
            <w:shd w:val="clear" w:color="auto" w:fill="FFFFFF"/>
          </w:tcPr>
          <w:p w:rsidR="00087537" w:rsidRDefault="00087537">
            <w:pPr>
              <w:rPr>
                <w:rFonts w:ascii="Times New Roman" w:eastAsia="Times New Roman" w:hAnsi="Times New Roman" w:cs="Times New Roman"/>
                <w:sz w:val="28"/>
                <w:szCs w:val="28"/>
              </w:rPr>
            </w:pPr>
          </w:p>
        </w:tc>
        <w:tc>
          <w:tcPr>
            <w:tcW w:w="630" w:type="dxa"/>
            <w:shd w:val="clear" w:color="auto" w:fill="FFFFFF"/>
          </w:tcPr>
          <w:p w:rsidR="00087537" w:rsidRDefault="00087537">
            <w:pPr>
              <w:rPr>
                <w:rFonts w:ascii="Times New Roman" w:eastAsia="Times New Roman" w:hAnsi="Times New Roman" w:cs="Times New Roman"/>
                <w:sz w:val="28"/>
                <w:szCs w:val="28"/>
              </w:rPr>
            </w:pPr>
          </w:p>
        </w:tc>
        <w:tc>
          <w:tcPr>
            <w:tcW w:w="540" w:type="dxa"/>
            <w:shd w:val="clear" w:color="auto" w:fill="FFFFFF"/>
          </w:tcPr>
          <w:p w:rsidR="00087537" w:rsidRDefault="00087537">
            <w:pPr>
              <w:rPr>
                <w:rFonts w:ascii="Times New Roman" w:eastAsia="Times New Roman" w:hAnsi="Times New Roman" w:cs="Times New Roman"/>
                <w:sz w:val="28"/>
                <w:szCs w:val="28"/>
              </w:rPr>
            </w:pPr>
          </w:p>
        </w:tc>
        <w:tc>
          <w:tcPr>
            <w:tcW w:w="540" w:type="dxa"/>
            <w:shd w:val="clear" w:color="auto" w:fill="FFFFFF"/>
          </w:tcPr>
          <w:p w:rsidR="00087537" w:rsidRDefault="00087537">
            <w:pPr>
              <w:rPr>
                <w:rFonts w:ascii="Times New Roman" w:eastAsia="Times New Roman" w:hAnsi="Times New Roman" w:cs="Times New Roman"/>
                <w:sz w:val="28"/>
                <w:szCs w:val="28"/>
              </w:rPr>
            </w:pPr>
          </w:p>
        </w:tc>
        <w:tc>
          <w:tcPr>
            <w:tcW w:w="540" w:type="dxa"/>
            <w:shd w:val="clear" w:color="auto" w:fill="FFFFFF"/>
          </w:tcPr>
          <w:p w:rsidR="00087537" w:rsidRDefault="00087537">
            <w:pPr>
              <w:rPr>
                <w:rFonts w:ascii="Times New Roman" w:eastAsia="Times New Roman" w:hAnsi="Times New Roman" w:cs="Times New Roman"/>
                <w:sz w:val="28"/>
                <w:szCs w:val="28"/>
              </w:rPr>
            </w:pPr>
          </w:p>
        </w:tc>
        <w:tc>
          <w:tcPr>
            <w:tcW w:w="819" w:type="dxa"/>
            <w:shd w:val="clear" w:color="auto" w:fill="FAC090"/>
          </w:tcPr>
          <w:p w:rsidR="00087537" w:rsidRDefault="00087537">
            <w:pPr>
              <w:rPr>
                <w:rFonts w:ascii="Times New Roman" w:eastAsia="Times New Roman" w:hAnsi="Times New Roman" w:cs="Times New Roman"/>
                <w:sz w:val="28"/>
                <w:szCs w:val="28"/>
              </w:rPr>
            </w:pPr>
          </w:p>
        </w:tc>
      </w:tr>
    </w:tbl>
    <w:p w:rsidR="00087537" w:rsidRDefault="00087537"/>
    <w:sectPr w:rsidR="00087537">
      <w:pgSz w:w="15840" w:h="12240" w:orient="landscape"/>
      <w:pgMar w:top="1440" w:right="1440" w:bottom="1440" w:left="1440" w:header="720" w:footer="720" w:gutter="0"/>
      <w:pgNumType w:start="1"/>
      <w:cols w:space="720"/>
    </w:sectPr>
  </w:body>
</w:document>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E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E50F04"/>
    <w:multiLevelType w:val="multilevel"/>
    <w:tmpl w:val="618A61CE"/>
    <w:lvl w:ilvl="0">
      <w:start w:val="2"/>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nsid w:val="4E573744"/>
    <w:multiLevelType w:val="multilevel"/>
    <w:tmpl w:val="D39A506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087537"/>
    <w:rsid w:val="00087537"/>
    <w:rsid w:val="002625B9"/>
    <w:rsid w:val="005E03C5"/>
    <w:rsid w:val="007D1DC5"/>
    <w:rsid w:val="00CE3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59"/>
    <w:rsid w:val="00F24A4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24A48"/>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7D1D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1DC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59"/>
    <w:rsid w:val="00F24A4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24A48"/>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7D1D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1DC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KM58iyTOaxKlC0zUm5MBmtKxVdg==">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429</Words>
  <Characters>2447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dcterms:created xsi:type="dcterms:W3CDTF">2021-05-07T08:20:00Z</dcterms:created>
  <dcterms:modified xsi:type="dcterms:W3CDTF">2021-06-24T05:40:00Z</dcterms:modified>
</cp:coreProperties>
</file>