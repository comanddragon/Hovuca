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22E981" w14:textId="77777777" w:rsidR="001B3544" w:rsidRDefault="003304B9">
      <w:pPr>
        <w:tabs>
          <w:tab w:val="left" w:pos="7551"/>
        </w:tabs>
        <w:jc w:val="center"/>
        <w:rPr>
          <w:rFonts w:ascii="Times New Roman" w:eastAsia="Times New Roman" w:hAnsi="Times New Roman" w:cs="Times New Roman"/>
          <w:b/>
          <w:color w:val="000000"/>
          <w:sz w:val="40"/>
          <w:szCs w:val="40"/>
        </w:rPr>
      </w:pPr>
      <w:bookmarkStart w:id="0" w:name="_GoBack"/>
      <w:bookmarkEnd w:id="0"/>
      <w:r>
        <w:rPr>
          <w:rFonts w:ascii="Times New Roman" w:eastAsia="Times New Roman" w:hAnsi="Times New Roman" w:cs="Times New Roman"/>
          <w:b/>
          <w:color w:val="000000"/>
          <w:sz w:val="40"/>
          <w:szCs w:val="40"/>
        </w:rPr>
        <w:t>Proposal Submitted to UNFPA</w:t>
      </w: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7654"/>
      </w:tblGrid>
      <w:tr w:rsidR="001B3544" w14:paraId="40DC88BF" w14:textId="77777777">
        <w:tc>
          <w:tcPr>
            <w:tcW w:w="1696" w:type="dxa"/>
          </w:tcPr>
          <w:p w14:paraId="4864ADA3" w14:textId="77777777" w:rsidR="001B3544" w:rsidRDefault="003304B9">
            <w:pPr>
              <w:tabs>
                <w:tab w:val="left" w:pos="7551"/>
              </w:tabs>
              <w:jc w:val="both"/>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Project Name</w:t>
            </w:r>
          </w:p>
        </w:tc>
        <w:tc>
          <w:tcPr>
            <w:tcW w:w="7654" w:type="dxa"/>
          </w:tcPr>
          <w:p w14:paraId="596633C2" w14:textId="77777777" w:rsidR="001B3544" w:rsidRDefault="003304B9">
            <w:pPr>
              <w:tabs>
                <w:tab w:val="left" w:pos="7551"/>
              </w:tabs>
              <w:jc w:val="both"/>
              <w:rPr>
                <w:rFonts w:ascii="Twentieth Century" w:eastAsia="Twentieth Century" w:hAnsi="Twentieth Century" w:cs="Twentieth Century"/>
                <w:b/>
                <w:color w:val="000000"/>
                <w:sz w:val="24"/>
                <w:szCs w:val="24"/>
              </w:rPr>
            </w:pPr>
            <w:r>
              <w:rPr>
                <w:rFonts w:ascii="Twentieth Century" w:eastAsia="Twentieth Century" w:hAnsi="Twentieth Century" w:cs="Twentieth Century"/>
                <w:color w:val="000000"/>
                <w:sz w:val="24"/>
                <w:szCs w:val="24"/>
              </w:rPr>
              <w:t xml:space="preserve">Comprehensive Sexuality Education (CSE) to improve the Sexual and Reproductive Health of Conflict Affected Adolescents and Youths in the Peri-Urban Areas of Bamenda </w:t>
            </w:r>
            <w:sdt>
              <w:sdtPr>
                <w:tag w:val="goog_rdk_0"/>
                <w:id w:val="-1131479261"/>
              </w:sdtPr>
              <w:sdtEndPr/>
              <w:sdtContent>
                <w:ins w:id="1" w:author="12ELEVEN" w:date="2024-05-13T12:18:00Z">
                  <w:r>
                    <w:rPr>
                      <w:rFonts w:ascii="Twentieth Century" w:eastAsia="Twentieth Century" w:hAnsi="Twentieth Century" w:cs="Twentieth Century"/>
                      <w:color w:val="000000"/>
                      <w:sz w:val="24"/>
                      <w:szCs w:val="24"/>
                    </w:rPr>
                    <w:t>and in Garoua during University games.</w:t>
                  </w:r>
                </w:ins>
              </w:sdtContent>
            </w:sdt>
          </w:p>
        </w:tc>
      </w:tr>
      <w:tr w:rsidR="001B3544" w14:paraId="5B975E2C" w14:textId="77777777">
        <w:tc>
          <w:tcPr>
            <w:tcW w:w="1696" w:type="dxa"/>
          </w:tcPr>
          <w:p w14:paraId="6776D71C" w14:textId="77777777" w:rsidR="001B3544" w:rsidRDefault="003304B9">
            <w:pPr>
              <w:tabs>
                <w:tab w:val="left" w:pos="7551"/>
              </w:tabs>
              <w:jc w:val="both"/>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Period</w:t>
            </w:r>
          </w:p>
        </w:tc>
        <w:tc>
          <w:tcPr>
            <w:tcW w:w="7654" w:type="dxa"/>
          </w:tcPr>
          <w:p w14:paraId="55273133" w14:textId="77777777" w:rsidR="001B3544" w:rsidRDefault="003304B9">
            <w:pPr>
              <w:tabs>
                <w:tab w:val="left" w:pos="7551"/>
              </w:tabs>
              <w:jc w:val="both"/>
              <w:rPr>
                <w:rFonts w:ascii="Twentieth Century" w:eastAsia="Twentieth Century" w:hAnsi="Twentieth Century" w:cs="Twentieth Century"/>
                <w:color w:val="000000"/>
                <w:sz w:val="24"/>
                <w:szCs w:val="24"/>
              </w:rPr>
            </w:pPr>
            <w:r>
              <w:rPr>
                <w:rFonts w:ascii="Twentieth Century" w:eastAsia="Twentieth Century" w:hAnsi="Twentieth Century" w:cs="Twentieth Century"/>
                <w:color w:val="000000"/>
                <w:sz w:val="24"/>
                <w:szCs w:val="24"/>
              </w:rPr>
              <w:t>May 2024 to December 2024</w:t>
            </w:r>
          </w:p>
        </w:tc>
      </w:tr>
    </w:tbl>
    <w:p w14:paraId="5904A65C" w14:textId="77777777" w:rsidR="001B3544" w:rsidRDefault="001B3544">
      <w:pPr>
        <w:tabs>
          <w:tab w:val="left" w:pos="7551"/>
        </w:tabs>
        <w:jc w:val="both"/>
        <w:rPr>
          <w:rFonts w:ascii="Times New Roman" w:eastAsia="Times New Roman" w:hAnsi="Times New Roman" w:cs="Times New Roman"/>
          <w:color w:val="000000"/>
        </w:rPr>
      </w:pPr>
    </w:p>
    <w:tbl>
      <w:tblPr>
        <w:tblStyle w:val="a0"/>
        <w:tblpPr w:leftFromText="180" w:rightFromText="180" w:vertAnchor="text" w:tblpX="4" w:tblpY="468"/>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804"/>
      </w:tblGrid>
      <w:tr w:rsidR="001B3544" w14:paraId="309ED20F" w14:textId="77777777">
        <w:tc>
          <w:tcPr>
            <w:tcW w:w="2547" w:type="dxa"/>
          </w:tcPr>
          <w:p w14:paraId="226EF23D" w14:textId="77777777" w:rsidR="001B3544" w:rsidRDefault="003304B9">
            <w:pPr>
              <w:tabs>
                <w:tab w:val="left" w:pos="7551"/>
              </w:tabs>
              <w:rPr>
                <w:rFonts w:ascii="Twentieth Century" w:eastAsia="Twentieth Century" w:hAnsi="Twentieth Century" w:cs="Twentieth Century"/>
                <w:b/>
                <w:sz w:val="24"/>
                <w:szCs w:val="24"/>
              </w:rPr>
            </w:pPr>
            <w:r>
              <w:rPr>
                <w:rFonts w:ascii="Twentieth Century" w:eastAsia="Twentieth Century" w:hAnsi="Twentieth Century" w:cs="Twentieth Century"/>
                <w:b/>
                <w:sz w:val="24"/>
                <w:szCs w:val="24"/>
              </w:rPr>
              <w:t>Name of Organization</w:t>
            </w:r>
          </w:p>
        </w:tc>
        <w:tc>
          <w:tcPr>
            <w:tcW w:w="6804" w:type="dxa"/>
          </w:tcPr>
          <w:p w14:paraId="154FC755" w14:textId="77777777" w:rsidR="001B3544" w:rsidRDefault="003304B9">
            <w:pPr>
              <w:tabs>
                <w:tab w:val="left" w:pos="7551"/>
              </w:tabs>
              <w:rPr>
                <w:rFonts w:ascii="Twentieth Century" w:eastAsia="Twentieth Century" w:hAnsi="Twentieth Century" w:cs="Twentieth Century"/>
                <w:sz w:val="24"/>
                <w:szCs w:val="24"/>
              </w:rPr>
            </w:pPr>
            <w:r>
              <w:rPr>
                <w:rFonts w:ascii="Twentieth Century" w:eastAsia="Twentieth Century" w:hAnsi="Twentieth Century" w:cs="Twentieth Century"/>
                <w:sz w:val="24"/>
                <w:szCs w:val="24"/>
              </w:rPr>
              <w:t>Hope for Vulnerable Children Association (HOVUCA)</w:t>
            </w:r>
          </w:p>
        </w:tc>
      </w:tr>
      <w:tr w:rsidR="001B3544" w14:paraId="62F9E9D0" w14:textId="77777777">
        <w:tc>
          <w:tcPr>
            <w:tcW w:w="2547" w:type="dxa"/>
          </w:tcPr>
          <w:p w14:paraId="57ED5C8B" w14:textId="77777777" w:rsidR="001B3544" w:rsidRDefault="003304B9">
            <w:pPr>
              <w:tabs>
                <w:tab w:val="left" w:pos="7551"/>
              </w:tabs>
              <w:rPr>
                <w:rFonts w:ascii="Twentieth Century" w:eastAsia="Twentieth Century" w:hAnsi="Twentieth Century" w:cs="Twentieth Century"/>
                <w:b/>
                <w:sz w:val="24"/>
                <w:szCs w:val="24"/>
                <w:vertAlign w:val="superscript"/>
              </w:rPr>
            </w:pPr>
            <w:r>
              <w:rPr>
                <w:rFonts w:ascii="Twentieth Century" w:eastAsia="Twentieth Century" w:hAnsi="Twentieth Century" w:cs="Twentieth Century"/>
                <w:b/>
                <w:sz w:val="24"/>
                <w:szCs w:val="24"/>
              </w:rPr>
              <w:t>Registration N</w:t>
            </w:r>
            <w:r>
              <w:rPr>
                <w:rFonts w:ascii="Twentieth Century" w:eastAsia="Twentieth Century" w:hAnsi="Twentieth Century" w:cs="Twentieth Century"/>
                <w:b/>
                <w:sz w:val="24"/>
                <w:szCs w:val="24"/>
                <w:vertAlign w:val="superscript"/>
              </w:rPr>
              <w:t>0</w:t>
            </w:r>
          </w:p>
        </w:tc>
        <w:tc>
          <w:tcPr>
            <w:tcW w:w="6804" w:type="dxa"/>
          </w:tcPr>
          <w:p w14:paraId="48042B32" w14:textId="77777777" w:rsidR="001B3544" w:rsidRDefault="003304B9">
            <w:pPr>
              <w:tabs>
                <w:tab w:val="left" w:pos="7551"/>
              </w:tabs>
              <w:rPr>
                <w:rFonts w:ascii="Twentieth Century" w:eastAsia="Twentieth Century" w:hAnsi="Twentieth Century" w:cs="Twentieth Century"/>
                <w:sz w:val="24"/>
                <w:szCs w:val="24"/>
              </w:rPr>
            </w:pPr>
            <w:r>
              <w:rPr>
                <w:rFonts w:ascii="Twentieth Century" w:eastAsia="Twentieth Century" w:hAnsi="Twentieth Century" w:cs="Twentieth Century"/>
                <w:sz w:val="24"/>
                <w:szCs w:val="24"/>
              </w:rPr>
              <w:t xml:space="preserve">00001065/ARDA/J06/BAPPA      </w:t>
            </w:r>
          </w:p>
        </w:tc>
      </w:tr>
      <w:tr w:rsidR="001B3544" w14:paraId="6B63B2EE" w14:textId="77777777">
        <w:tc>
          <w:tcPr>
            <w:tcW w:w="2547" w:type="dxa"/>
          </w:tcPr>
          <w:p w14:paraId="288BC9CC" w14:textId="77777777" w:rsidR="001B3544" w:rsidRDefault="003304B9">
            <w:pPr>
              <w:tabs>
                <w:tab w:val="left" w:pos="7551"/>
              </w:tabs>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Address</w:t>
            </w:r>
          </w:p>
        </w:tc>
        <w:tc>
          <w:tcPr>
            <w:tcW w:w="6804" w:type="dxa"/>
          </w:tcPr>
          <w:p w14:paraId="15C96CE8" w14:textId="77777777" w:rsidR="001B3544" w:rsidRDefault="003304B9">
            <w:pPr>
              <w:tabs>
                <w:tab w:val="left" w:pos="7551"/>
              </w:tabs>
              <w:rPr>
                <w:rFonts w:ascii="Twentieth Century" w:eastAsia="Twentieth Century" w:hAnsi="Twentieth Century" w:cs="Twentieth Century"/>
                <w:b/>
                <w:color w:val="000000"/>
                <w:sz w:val="24"/>
                <w:szCs w:val="24"/>
              </w:rPr>
            </w:pPr>
            <w:proofErr w:type="spellStart"/>
            <w:r>
              <w:rPr>
                <w:rFonts w:ascii="Twentieth Century" w:eastAsia="Twentieth Century" w:hAnsi="Twentieth Century" w:cs="Twentieth Century"/>
                <w:b/>
                <w:color w:val="000000"/>
                <w:sz w:val="24"/>
                <w:szCs w:val="24"/>
              </w:rPr>
              <w:t>Simbock</w:t>
            </w:r>
            <w:proofErr w:type="spellEnd"/>
            <w:r>
              <w:rPr>
                <w:rFonts w:ascii="Twentieth Century" w:eastAsia="Twentieth Century" w:hAnsi="Twentieth Century" w:cs="Twentieth Century"/>
                <w:b/>
                <w:color w:val="000000"/>
                <w:sz w:val="24"/>
                <w:szCs w:val="24"/>
              </w:rPr>
              <w:t xml:space="preserve">, </w:t>
            </w:r>
            <w:proofErr w:type="spellStart"/>
            <w:r>
              <w:rPr>
                <w:rFonts w:ascii="Twentieth Century" w:eastAsia="Twentieth Century" w:hAnsi="Twentieth Century" w:cs="Twentieth Century"/>
                <w:b/>
                <w:color w:val="000000"/>
                <w:sz w:val="24"/>
                <w:szCs w:val="24"/>
              </w:rPr>
              <w:t>P.</w:t>
            </w:r>
            <w:proofErr w:type="gramStart"/>
            <w:r>
              <w:rPr>
                <w:rFonts w:ascii="Twentieth Century" w:eastAsia="Twentieth Century" w:hAnsi="Twentieth Century" w:cs="Twentieth Century"/>
                <w:b/>
                <w:color w:val="000000"/>
                <w:sz w:val="24"/>
                <w:szCs w:val="24"/>
              </w:rPr>
              <w:t>O.Box</w:t>
            </w:r>
            <w:proofErr w:type="spellEnd"/>
            <w:proofErr w:type="gramEnd"/>
            <w:r>
              <w:rPr>
                <w:rFonts w:ascii="Twentieth Century" w:eastAsia="Twentieth Century" w:hAnsi="Twentieth Century" w:cs="Twentieth Century"/>
                <w:b/>
                <w:color w:val="000000"/>
                <w:sz w:val="24"/>
                <w:szCs w:val="24"/>
              </w:rPr>
              <w:t xml:space="preserve"> 8257 </w:t>
            </w:r>
            <w:proofErr w:type="spellStart"/>
            <w:r>
              <w:rPr>
                <w:rFonts w:ascii="Twentieth Century" w:eastAsia="Twentieth Century" w:hAnsi="Twentieth Century" w:cs="Twentieth Century"/>
                <w:b/>
                <w:color w:val="000000"/>
                <w:sz w:val="24"/>
                <w:szCs w:val="24"/>
              </w:rPr>
              <w:t>Yaounde</w:t>
            </w:r>
            <w:proofErr w:type="spellEnd"/>
          </w:p>
        </w:tc>
      </w:tr>
      <w:tr w:rsidR="001B3544" w14:paraId="7030BC1A" w14:textId="77777777">
        <w:tc>
          <w:tcPr>
            <w:tcW w:w="2547" w:type="dxa"/>
          </w:tcPr>
          <w:p w14:paraId="6AD44C92" w14:textId="77777777" w:rsidR="001B3544" w:rsidRDefault="003304B9">
            <w:pPr>
              <w:tabs>
                <w:tab w:val="left" w:pos="7551"/>
              </w:tabs>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Email</w:t>
            </w:r>
          </w:p>
        </w:tc>
        <w:tc>
          <w:tcPr>
            <w:tcW w:w="6804" w:type="dxa"/>
          </w:tcPr>
          <w:p w14:paraId="6D8A5D78" w14:textId="77777777" w:rsidR="001B3544" w:rsidRDefault="00472EBF">
            <w:pPr>
              <w:tabs>
                <w:tab w:val="left" w:pos="7551"/>
              </w:tabs>
              <w:rPr>
                <w:rFonts w:ascii="Twentieth Century" w:eastAsia="Twentieth Century" w:hAnsi="Twentieth Century" w:cs="Twentieth Century"/>
                <w:b/>
                <w:i/>
                <w:color w:val="000000"/>
                <w:sz w:val="24"/>
                <w:szCs w:val="24"/>
              </w:rPr>
            </w:pPr>
            <w:hyperlink r:id="rId8">
              <w:r w:rsidR="003304B9">
                <w:rPr>
                  <w:rFonts w:ascii="Twentieth Century" w:eastAsia="Twentieth Century" w:hAnsi="Twentieth Century" w:cs="Twentieth Century"/>
                  <w:b/>
                  <w:i/>
                  <w:color w:val="0000FF"/>
                  <w:sz w:val="24"/>
                  <w:szCs w:val="24"/>
                </w:rPr>
                <w:t>contact@hovuca.org</w:t>
              </w:r>
            </w:hyperlink>
            <w:r w:rsidR="003304B9">
              <w:rPr>
                <w:rFonts w:ascii="Twentieth Century" w:eastAsia="Twentieth Century" w:hAnsi="Twentieth Century" w:cs="Twentieth Century"/>
                <w:b/>
                <w:i/>
                <w:color w:val="0070C0"/>
                <w:sz w:val="24"/>
                <w:szCs w:val="24"/>
              </w:rPr>
              <w:t xml:space="preserve"> </w:t>
            </w:r>
            <w:r w:rsidR="003304B9">
              <w:rPr>
                <w:rFonts w:ascii="Twentieth Century" w:eastAsia="Twentieth Century" w:hAnsi="Twentieth Century" w:cs="Twentieth Century"/>
                <w:b/>
                <w:i/>
                <w:color w:val="000000"/>
                <w:sz w:val="24"/>
                <w:szCs w:val="24"/>
              </w:rPr>
              <w:t xml:space="preserve">/ </w:t>
            </w:r>
            <w:hyperlink r:id="rId9">
              <w:r w:rsidR="003304B9">
                <w:rPr>
                  <w:rFonts w:ascii="Twentieth Century" w:eastAsia="Twentieth Century" w:hAnsi="Twentieth Century" w:cs="Twentieth Century"/>
                  <w:b/>
                  <w:i/>
                  <w:color w:val="0000FF"/>
                  <w:sz w:val="24"/>
                  <w:szCs w:val="24"/>
                </w:rPr>
                <w:t>eve_lum@gmail.com</w:t>
              </w:r>
            </w:hyperlink>
            <w:r w:rsidR="003304B9">
              <w:rPr>
                <w:rFonts w:ascii="Twentieth Century" w:eastAsia="Twentieth Century" w:hAnsi="Twentieth Century" w:cs="Twentieth Century"/>
                <w:b/>
                <w:i/>
                <w:color w:val="007BB8"/>
                <w:sz w:val="24"/>
                <w:szCs w:val="24"/>
              </w:rPr>
              <w:t xml:space="preserve"> </w:t>
            </w:r>
          </w:p>
        </w:tc>
      </w:tr>
      <w:tr w:rsidR="001B3544" w14:paraId="54B965D3" w14:textId="77777777">
        <w:tc>
          <w:tcPr>
            <w:tcW w:w="2547" w:type="dxa"/>
          </w:tcPr>
          <w:p w14:paraId="18AD26DC" w14:textId="77777777" w:rsidR="001B3544" w:rsidRDefault="003304B9">
            <w:pPr>
              <w:tabs>
                <w:tab w:val="left" w:pos="7551"/>
              </w:tabs>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Website</w:t>
            </w:r>
          </w:p>
        </w:tc>
        <w:tc>
          <w:tcPr>
            <w:tcW w:w="6804" w:type="dxa"/>
          </w:tcPr>
          <w:p w14:paraId="45B891AD" w14:textId="77777777" w:rsidR="001B3544" w:rsidRDefault="003304B9">
            <w:pPr>
              <w:tabs>
                <w:tab w:val="left" w:pos="7551"/>
              </w:tabs>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https://hovuca.org</w:t>
            </w:r>
          </w:p>
        </w:tc>
      </w:tr>
      <w:tr w:rsidR="001B3544" w14:paraId="18180887" w14:textId="77777777">
        <w:tc>
          <w:tcPr>
            <w:tcW w:w="2547" w:type="dxa"/>
          </w:tcPr>
          <w:p w14:paraId="67843088" w14:textId="77777777" w:rsidR="001B3544" w:rsidRDefault="003304B9">
            <w:pPr>
              <w:tabs>
                <w:tab w:val="left" w:pos="7551"/>
              </w:tabs>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Contact Person</w:t>
            </w:r>
          </w:p>
        </w:tc>
        <w:tc>
          <w:tcPr>
            <w:tcW w:w="6804" w:type="dxa"/>
          </w:tcPr>
          <w:p w14:paraId="5546CC4A" w14:textId="77777777" w:rsidR="001B3544" w:rsidRDefault="003304B9">
            <w:pPr>
              <w:tabs>
                <w:tab w:val="left" w:pos="7551"/>
              </w:tabs>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LUM Evelyne</w:t>
            </w:r>
          </w:p>
        </w:tc>
      </w:tr>
      <w:tr w:rsidR="001B3544" w14:paraId="085F77F0" w14:textId="77777777">
        <w:tc>
          <w:tcPr>
            <w:tcW w:w="2547" w:type="dxa"/>
          </w:tcPr>
          <w:p w14:paraId="6D0BEE1E" w14:textId="77777777" w:rsidR="001B3544" w:rsidRDefault="003304B9">
            <w:pPr>
              <w:tabs>
                <w:tab w:val="left" w:pos="7551"/>
              </w:tabs>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Position</w:t>
            </w:r>
          </w:p>
        </w:tc>
        <w:tc>
          <w:tcPr>
            <w:tcW w:w="6804" w:type="dxa"/>
          </w:tcPr>
          <w:p w14:paraId="7DBAF53F" w14:textId="77777777" w:rsidR="001B3544" w:rsidRDefault="003304B9">
            <w:pPr>
              <w:tabs>
                <w:tab w:val="left" w:pos="7551"/>
              </w:tabs>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Executive Director</w:t>
            </w:r>
          </w:p>
        </w:tc>
      </w:tr>
      <w:tr w:rsidR="001B3544" w14:paraId="1DA847C2" w14:textId="77777777">
        <w:tc>
          <w:tcPr>
            <w:tcW w:w="2547" w:type="dxa"/>
          </w:tcPr>
          <w:p w14:paraId="5188E404" w14:textId="77777777" w:rsidR="001B3544" w:rsidRDefault="003304B9">
            <w:pPr>
              <w:tabs>
                <w:tab w:val="left" w:pos="7551"/>
              </w:tabs>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Tel:</w:t>
            </w:r>
          </w:p>
        </w:tc>
        <w:tc>
          <w:tcPr>
            <w:tcW w:w="6804" w:type="dxa"/>
          </w:tcPr>
          <w:p w14:paraId="0BA03F47" w14:textId="77777777" w:rsidR="001B3544" w:rsidRDefault="003304B9">
            <w:pPr>
              <w:tabs>
                <w:tab w:val="left" w:pos="7551"/>
              </w:tabs>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00237 677 789 855</w:t>
            </w:r>
          </w:p>
        </w:tc>
      </w:tr>
    </w:tbl>
    <w:p w14:paraId="5BD5A375" w14:textId="77777777" w:rsidR="001B3544" w:rsidRDefault="001B3544">
      <w:pPr>
        <w:tabs>
          <w:tab w:val="left" w:pos="7551"/>
        </w:tabs>
        <w:rPr>
          <w:rFonts w:ascii="Times New Roman" w:eastAsia="Times New Roman" w:hAnsi="Times New Roman" w:cs="Times New Roman"/>
          <w:b/>
          <w:color w:val="000000"/>
          <w:sz w:val="24"/>
          <w:szCs w:val="24"/>
        </w:rPr>
      </w:pPr>
    </w:p>
    <w:p w14:paraId="2DECB25F" w14:textId="77777777" w:rsidR="001B3544" w:rsidRDefault="001B3544">
      <w:pPr>
        <w:tabs>
          <w:tab w:val="left" w:pos="7551"/>
        </w:tabs>
        <w:rPr>
          <w:rFonts w:ascii="Times New Roman" w:eastAsia="Times New Roman" w:hAnsi="Times New Roman" w:cs="Times New Roman"/>
          <w:sz w:val="24"/>
          <w:szCs w:val="24"/>
        </w:rPr>
      </w:pPr>
    </w:p>
    <w:p w14:paraId="6C83AB71" w14:textId="77777777" w:rsidR="001B3544" w:rsidRDefault="003304B9">
      <w:pPr>
        <w:numPr>
          <w:ilvl w:val="0"/>
          <w:numId w:val="3"/>
        </w:numPr>
        <w:pBdr>
          <w:top w:val="nil"/>
          <w:left w:val="nil"/>
          <w:bottom w:val="nil"/>
          <w:right w:val="nil"/>
          <w:between w:val="nil"/>
        </w:pBdr>
        <w:tabs>
          <w:tab w:val="left" w:pos="7551"/>
        </w:tabs>
        <w:spacing w:after="0"/>
        <w:ind w:left="360"/>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Context</w:t>
      </w:r>
    </w:p>
    <w:p w14:paraId="12551274" w14:textId="77777777" w:rsidR="001B3544" w:rsidRDefault="003304B9">
      <w:pPr>
        <w:pBdr>
          <w:top w:val="nil"/>
          <w:left w:val="nil"/>
          <w:bottom w:val="nil"/>
          <w:right w:val="nil"/>
          <w:between w:val="nil"/>
        </w:pBdr>
        <w:tabs>
          <w:tab w:val="left" w:pos="7551"/>
        </w:tabs>
        <w:spacing w:after="0"/>
        <w:ind w:left="360"/>
        <w:jc w:val="both"/>
        <w:rPr>
          <w:rFonts w:ascii="Times New Roman" w:eastAsia="Times New Roman" w:hAnsi="Times New Roman" w:cs="Times New Roman"/>
          <w:color w:val="000000"/>
          <w:sz w:val="24"/>
          <w:szCs w:val="24"/>
        </w:rPr>
      </w:pPr>
      <w:r>
        <w:rPr>
          <w:rFonts w:ascii="Twentieth Century" w:eastAsia="Twentieth Century" w:hAnsi="Twentieth Century" w:cs="Twentieth Century"/>
          <w:color w:val="000000"/>
          <w:sz w:val="24"/>
          <w:szCs w:val="24"/>
        </w:rPr>
        <w:t xml:space="preserve">The ongoing armed conflict in the two English-speaking regions of Cameroon, named the “Anglophone crisis”, has had a deleterious impact on the health and wellbeing of the populations inhabiting these regions, especially adolescents and youth. The crisis led to internal displacements and idleness among adolescent and youth, which increased their social and economic vulnerabilities, including to sexual violence and transactional sex. Resulting SRH effects were unplanned pregnancies, sexually transmitted Infections, unsafe abortions, maternal mortality, and psychosocial distress. Displacement most often was from a village or a city to a major city and settling with a host family and Bamenda is one of those cities that is host to several families including adolescents and youth hosting a great number of the displaced youths. </w:t>
      </w:r>
    </w:p>
    <w:p w14:paraId="64B19E1E" w14:textId="77777777" w:rsidR="001B3544" w:rsidRDefault="001B3544">
      <w:pPr>
        <w:pBdr>
          <w:top w:val="nil"/>
          <w:left w:val="nil"/>
          <w:bottom w:val="nil"/>
          <w:right w:val="nil"/>
          <w:between w:val="nil"/>
        </w:pBdr>
        <w:tabs>
          <w:tab w:val="left" w:pos="7551"/>
        </w:tabs>
        <w:spacing w:after="0"/>
        <w:ind w:left="360"/>
        <w:rPr>
          <w:rFonts w:ascii="Twentieth Century" w:eastAsia="Twentieth Century" w:hAnsi="Twentieth Century" w:cs="Twentieth Century"/>
          <w:b/>
          <w:color w:val="000000"/>
          <w:sz w:val="24"/>
          <w:szCs w:val="24"/>
        </w:rPr>
      </w:pPr>
    </w:p>
    <w:p w14:paraId="0D0BC4A9" w14:textId="77777777" w:rsidR="001B3544" w:rsidRDefault="003304B9">
      <w:pPr>
        <w:pBdr>
          <w:top w:val="nil"/>
          <w:left w:val="nil"/>
          <w:bottom w:val="nil"/>
          <w:right w:val="nil"/>
          <w:between w:val="nil"/>
        </w:pBdr>
        <w:tabs>
          <w:tab w:val="left" w:pos="7551"/>
        </w:tabs>
        <w:spacing w:after="0"/>
        <w:ind w:left="360"/>
        <w:jc w:val="both"/>
        <w:rPr>
          <w:rFonts w:ascii="Twentieth Century" w:eastAsia="Twentieth Century" w:hAnsi="Twentieth Century" w:cs="Twentieth Century"/>
          <w:color w:val="000000"/>
          <w:sz w:val="24"/>
          <w:szCs w:val="24"/>
        </w:rPr>
      </w:pPr>
      <w:r>
        <w:rPr>
          <w:rFonts w:ascii="Twentieth Century" w:eastAsia="Twentieth Century" w:hAnsi="Twentieth Century" w:cs="Twentieth Century"/>
          <w:color w:val="000000"/>
          <w:sz w:val="24"/>
          <w:szCs w:val="24"/>
        </w:rPr>
        <w:t>With war still ongoing and the presence of separatists, adolescents and youths still are still very vulnerable. Sexual violence and transactional sex are still being recorded with many unplanned pregnancies, leaving adolescent females faced with illegally ending the pregnancy or having a child to care for in an already dire situation. This situation is further worsened by limited knowledge on SRH and services. This project therefore seeks to improve the sexual and reproductive health situation of adolescents and youths through imparting knowledge on CSE to in and out of school adolescents and young people to enable them make conscious decisions about their sexual and reproductive health rights.</w:t>
      </w:r>
    </w:p>
    <w:p w14:paraId="1784401E" w14:textId="77777777" w:rsidR="001B3544" w:rsidRDefault="001B3544">
      <w:pPr>
        <w:pBdr>
          <w:top w:val="nil"/>
          <w:left w:val="nil"/>
          <w:bottom w:val="nil"/>
          <w:right w:val="nil"/>
          <w:between w:val="nil"/>
        </w:pBdr>
        <w:tabs>
          <w:tab w:val="left" w:pos="7551"/>
        </w:tabs>
        <w:spacing w:after="0"/>
        <w:ind w:left="360"/>
        <w:rPr>
          <w:rFonts w:ascii="Twentieth Century" w:eastAsia="Twentieth Century" w:hAnsi="Twentieth Century" w:cs="Twentieth Century"/>
          <w:b/>
          <w:color w:val="000000"/>
          <w:sz w:val="24"/>
          <w:szCs w:val="24"/>
        </w:rPr>
      </w:pPr>
    </w:p>
    <w:p w14:paraId="479C85A1" w14:textId="77777777" w:rsidR="001B3544" w:rsidRDefault="001B3544">
      <w:pPr>
        <w:pBdr>
          <w:top w:val="nil"/>
          <w:left w:val="nil"/>
          <w:bottom w:val="nil"/>
          <w:right w:val="nil"/>
          <w:between w:val="nil"/>
        </w:pBdr>
        <w:tabs>
          <w:tab w:val="left" w:pos="7551"/>
        </w:tabs>
        <w:spacing w:after="0"/>
        <w:ind w:left="360"/>
        <w:rPr>
          <w:rFonts w:ascii="Twentieth Century" w:eastAsia="Twentieth Century" w:hAnsi="Twentieth Century" w:cs="Twentieth Century"/>
          <w:b/>
          <w:color w:val="000000"/>
          <w:sz w:val="24"/>
          <w:szCs w:val="24"/>
        </w:rPr>
      </w:pPr>
    </w:p>
    <w:p w14:paraId="5ABF5D4F" w14:textId="77777777" w:rsidR="001B3544" w:rsidRDefault="001B3544">
      <w:pPr>
        <w:pBdr>
          <w:top w:val="nil"/>
          <w:left w:val="nil"/>
          <w:bottom w:val="nil"/>
          <w:right w:val="nil"/>
          <w:between w:val="nil"/>
        </w:pBdr>
        <w:tabs>
          <w:tab w:val="left" w:pos="7551"/>
        </w:tabs>
        <w:spacing w:after="0"/>
        <w:ind w:left="360"/>
        <w:rPr>
          <w:rFonts w:ascii="Times New Roman" w:eastAsia="Times New Roman" w:hAnsi="Times New Roman" w:cs="Times New Roman"/>
          <w:b/>
          <w:color w:val="000000"/>
          <w:sz w:val="24"/>
          <w:szCs w:val="24"/>
        </w:rPr>
      </w:pPr>
    </w:p>
    <w:p w14:paraId="7A6B8825" w14:textId="77777777" w:rsidR="001B3544" w:rsidRDefault="001B3544">
      <w:pPr>
        <w:pBdr>
          <w:top w:val="nil"/>
          <w:left w:val="nil"/>
          <w:bottom w:val="nil"/>
          <w:right w:val="nil"/>
          <w:between w:val="nil"/>
        </w:pBdr>
        <w:tabs>
          <w:tab w:val="left" w:pos="7551"/>
        </w:tabs>
        <w:spacing w:after="0"/>
        <w:ind w:left="360"/>
        <w:rPr>
          <w:rFonts w:ascii="Times New Roman" w:eastAsia="Times New Roman" w:hAnsi="Times New Roman" w:cs="Times New Roman"/>
          <w:b/>
          <w:color w:val="000000"/>
          <w:sz w:val="24"/>
          <w:szCs w:val="24"/>
        </w:rPr>
      </w:pPr>
    </w:p>
    <w:p w14:paraId="0A52FB97" w14:textId="77777777" w:rsidR="001B3544" w:rsidRDefault="001B3544">
      <w:pPr>
        <w:pBdr>
          <w:top w:val="nil"/>
          <w:left w:val="nil"/>
          <w:bottom w:val="nil"/>
          <w:right w:val="nil"/>
          <w:between w:val="nil"/>
        </w:pBdr>
        <w:tabs>
          <w:tab w:val="left" w:pos="7551"/>
        </w:tabs>
        <w:spacing w:after="0"/>
        <w:ind w:left="360"/>
        <w:rPr>
          <w:rFonts w:ascii="Times New Roman" w:eastAsia="Times New Roman" w:hAnsi="Times New Roman" w:cs="Times New Roman"/>
          <w:b/>
          <w:color w:val="000000"/>
          <w:sz w:val="24"/>
          <w:szCs w:val="24"/>
        </w:rPr>
      </w:pPr>
    </w:p>
    <w:p w14:paraId="2C8A84FB" w14:textId="77777777" w:rsidR="001B3544" w:rsidRDefault="003304B9">
      <w:pPr>
        <w:numPr>
          <w:ilvl w:val="0"/>
          <w:numId w:val="3"/>
        </w:numPr>
        <w:pBdr>
          <w:top w:val="nil"/>
          <w:left w:val="nil"/>
          <w:bottom w:val="nil"/>
          <w:right w:val="nil"/>
          <w:between w:val="nil"/>
        </w:pBdr>
        <w:tabs>
          <w:tab w:val="left" w:pos="7551"/>
        </w:tabs>
        <w:spacing w:after="0"/>
        <w:ind w:left="360"/>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Overall Objective</w:t>
      </w:r>
    </w:p>
    <w:sdt>
      <w:sdtPr>
        <w:tag w:val="goog_rdk_1"/>
        <w:id w:val="1392080818"/>
      </w:sdtPr>
      <w:sdtEndPr/>
      <w:sdtContent>
        <w:p w14:paraId="591C62B4" w14:textId="77777777" w:rsidR="001B3544" w:rsidRPr="001B3544" w:rsidRDefault="003304B9">
          <w:pPr>
            <w:pBdr>
              <w:top w:val="nil"/>
              <w:left w:val="nil"/>
              <w:bottom w:val="nil"/>
              <w:right w:val="nil"/>
              <w:between w:val="nil"/>
            </w:pBdr>
            <w:ind w:left="360"/>
            <w:jc w:val="both"/>
            <w:rPr>
              <w:rPrChange w:id="2" w:author="12ELEVEN" w:date="2024-05-13T12:20:00Z">
                <w:rPr>
                  <w:rFonts w:ascii="Twentieth Century" w:eastAsia="Twentieth Century" w:hAnsi="Twentieth Century" w:cs="Twentieth Century"/>
                  <w:b/>
                  <w:color w:val="000000"/>
                  <w:sz w:val="24"/>
                  <w:szCs w:val="24"/>
                </w:rPr>
              </w:rPrChange>
            </w:rPr>
            <w:pPrChange w:id="3" w:author="12ELEVEN" w:date="2024-05-13T12:20:00Z">
              <w:pPr>
                <w:pBdr>
                  <w:top w:val="nil"/>
                  <w:left w:val="nil"/>
                  <w:bottom w:val="nil"/>
                  <w:right w:val="nil"/>
                  <w:between w:val="nil"/>
                </w:pBdr>
                <w:ind w:left="360"/>
              </w:pPr>
            </w:pPrChange>
          </w:pPr>
          <w:r>
            <w:rPr>
              <w:rFonts w:ascii="Twentieth Century" w:eastAsia="Twentieth Century" w:hAnsi="Twentieth Century" w:cs="Twentieth Century"/>
              <w:color w:val="000000"/>
              <w:sz w:val="24"/>
              <w:szCs w:val="24"/>
            </w:rPr>
            <w:t>The overall objective of this project is to increase access to quality sexual and reproductive health and rights information and services for conflict affect and out of school adolescents and youth by December 2024.</w:t>
          </w:r>
        </w:p>
      </w:sdtContent>
    </w:sdt>
    <w:p w14:paraId="31038535" w14:textId="77777777" w:rsidR="001B3544" w:rsidRDefault="003304B9">
      <w:pPr>
        <w:spacing w:after="0"/>
        <w:rPr>
          <w:rFonts w:ascii="Twentieth Century" w:eastAsia="Twentieth Century" w:hAnsi="Twentieth Century" w:cs="Twentieth Century"/>
          <w:b/>
          <w:sz w:val="24"/>
          <w:szCs w:val="24"/>
        </w:rPr>
      </w:pPr>
      <w:r>
        <w:rPr>
          <w:rFonts w:ascii="Twentieth Century" w:eastAsia="Twentieth Century" w:hAnsi="Twentieth Century" w:cs="Twentieth Century"/>
          <w:b/>
          <w:sz w:val="24"/>
          <w:szCs w:val="24"/>
        </w:rPr>
        <w:t>2.1. Specific objectives of this request include:</w:t>
      </w:r>
    </w:p>
    <w:p w14:paraId="6F1A18B8" w14:textId="77777777" w:rsidR="001B3544" w:rsidRDefault="003304B9">
      <w:pPr>
        <w:numPr>
          <w:ilvl w:val="0"/>
          <w:numId w:val="1"/>
        </w:numPr>
        <w:pBdr>
          <w:top w:val="nil"/>
          <w:left w:val="nil"/>
          <w:bottom w:val="nil"/>
          <w:right w:val="nil"/>
          <w:between w:val="nil"/>
        </w:pBdr>
        <w:spacing w:after="0" w:line="259" w:lineRule="auto"/>
        <w:jc w:val="both"/>
        <w:rPr>
          <w:rFonts w:ascii="Twentieth Century" w:eastAsia="Twentieth Century" w:hAnsi="Twentieth Century" w:cs="Twentieth Century"/>
          <w:color w:val="000000"/>
          <w:sz w:val="24"/>
          <w:szCs w:val="24"/>
        </w:rPr>
      </w:pPr>
      <w:bookmarkStart w:id="4" w:name="_heading=h.gjdgxs" w:colFirst="0" w:colLast="0"/>
      <w:bookmarkEnd w:id="4"/>
      <w:r>
        <w:rPr>
          <w:rFonts w:ascii="Twentieth Century" w:eastAsia="Twentieth Century" w:hAnsi="Twentieth Century" w:cs="Twentieth Century"/>
          <w:color w:val="000000"/>
          <w:sz w:val="24"/>
          <w:szCs w:val="24"/>
        </w:rPr>
        <w:t xml:space="preserve">To increase community members and stakeholders’ awareness on the importance of Comprehensive sexual health education for adolescents and young people and collaborate with them in the identification of knowledge needs of adolescent and youth that will be factored into training </w:t>
      </w:r>
      <w:proofErr w:type="spellStart"/>
      <w:r>
        <w:rPr>
          <w:rFonts w:ascii="Twentieth Century" w:eastAsia="Twentieth Century" w:hAnsi="Twentieth Century" w:cs="Twentieth Century"/>
          <w:color w:val="000000"/>
          <w:sz w:val="24"/>
          <w:szCs w:val="24"/>
        </w:rPr>
        <w:t>programmes</w:t>
      </w:r>
      <w:proofErr w:type="spellEnd"/>
      <w:r>
        <w:rPr>
          <w:rFonts w:ascii="Twentieth Century" w:eastAsia="Twentieth Century" w:hAnsi="Twentieth Century" w:cs="Twentieth Century"/>
          <w:color w:val="000000"/>
          <w:sz w:val="24"/>
          <w:szCs w:val="24"/>
        </w:rPr>
        <w:t xml:space="preserve"> by the end of June 2024</w:t>
      </w:r>
    </w:p>
    <w:p w14:paraId="57333C36" w14:textId="77777777" w:rsidR="001B3544" w:rsidRDefault="003304B9">
      <w:pPr>
        <w:numPr>
          <w:ilvl w:val="0"/>
          <w:numId w:val="1"/>
        </w:numPr>
        <w:pBdr>
          <w:top w:val="nil"/>
          <w:left w:val="nil"/>
          <w:bottom w:val="nil"/>
          <w:right w:val="nil"/>
          <w:between w:val="nil"/>
        </w:pBdr>
        <w:spacing w:after="0"/>
        <w:jc w:val="both"/>
        <w:rPr>
          <w:rFonts w:ascii="Twentieth Century" w:eastAsia="Twentieth Century" w:hAnsi="Twentieth Century" w:cs="Twentieth Century"/>
          <w:color w:val="000000"/>
          <w:sz w:val="24"/>
          <w:szCs w:val="24"/>
        </w:rPr>
      </w:pPr>
      <w:bookmarkStart w:id="5" w:name="_heading=h.30j0zll" w:colFirst="0" w:colLast="0"/>
      <w:bookmarkEnd w:id="5"/>
      <w:r>
        <w:rPr>
          <w:rFonts w:ascii="Twentieth Century" w:eastAsia="Twentieth Century" w:hAnsi="Twentieth Century" w:cs="Twentieth Century"/>
          <w:color w:val="000000"/>
          <w:sz w:val="24"/>
          <w:szCs w:val="24"/>
        </w:rPr>
        <w:t xml:space="preserve">To empower </w:t>
      </w:r>
      <w:r>
        <w:rPr>
          <w:rFonts w:ascii="Twentieth Century" w:eastAsia="Twentieth Century" w:hAnsi="Twentieth Century" w:cs="Twentieth Century"/>
          <w:sz w:val="24"/>
          <w:szCs w:val="24"/>
        </w:rPr>
        <w:t>30</w:t>
      </w:r>
      <w:r>
        <w:rPr>
          <w:rFonts w:ascii="Twentieth Century" w:eastAsia="Twentieth Century" w:hAnsi="Twentieth Century" w:cs="Twentieth Century"/>
          <w:color w:val="000000"/>
          <w:sz w:val="24"/>
          <w:szCs w:val="24"/>
        </w:rPr>
        <w:t xml:space="preserve"> youths with knowledge on comprehensive sexuality education and build their leadership skills to become peer educators and sensitize their peers with CSE knowledge by July 2024</w:t>
      </w:r>
    </w:p>
    <w:sdt>
      <w:sdtPr>
        <w:tag w:val="goog_rdk_3"/>
        <w:id w:val="-2132925025"/>
      </w:sdtPr>
      <w:sdtEndPr/>
      <w:sdtContent>
        <w:p w14:paraId="6399B6B6" w14:textId="77777777" w:rsidR="001B3544" w:rsidRDefault="003304B9">
          <w:pPr>
            <w:numPr>
              <w:ilvl w:val="0"/>
              <w:numId w:val="1"/>
            </w:numPr>
            <w:pBdr>
              <w:top w:val="nil"/>
              <w:left w:val="nil"/>
              <w:bottom w:val="nil"/>
              <w:right w:val="nil"/>
              <w:between w:val="nil"/>
            </w:pBdr>
            <w:spacing w:after="0"/>
            <w:jc w:val="both"/>
            <w:rPr>
              <w:ins w:id="6" w:author="12ELEVEN" w:date="2024-05-13T12:22:00Z"/>
              <w:rFonts w:ascii="Twentieth Century" w:eastAsia="Twentieth Century" w:hAnsi="Twentieth Century" w:cs="Twentieth Century"/>
              <w:color w:val="000000"/>
              <w:sz w:val="24"/>
              <w:szCs w:val="24"/>
            </w:rPr>
          </w:pPr>
          <w:r>
            <w:rPr>
              <w:rFonts w:ascii="Twentieth Century" w:eastAsia="Twentieth Century" w:hAnsi="Twentieth Century" w:cs="Twentieth Century"/>
              <w:color w:val="000000"/>
              <w:sz w:val="24"/>
              <w:szCs w:val="24"/>
            </w:rPr>
            <w:t xml:space="preserve">To collaborate with education institutions, parents and community leaders and impart knowledge and skills to </w:t>
          </w:r>
          <w:r>
            <w:rPr>
              <w:rFonts w:ascii="Twentieth Century" w:eastAsia="Twentieth Century" w:hAnsi="Twentieth Century" w:cs="Twentieth Century"/>
              <w:b/>
              <w:sz w:val="24"/>
              <w:szCs w:val="24"/>
            </w:rPr>
            <w:t>2000</w:t>
          </w:r>
          <w:r>
            <w:rPr>
              <w:rFonts w:ascii="Twentieth Century" w:eastAsia="Twentieth Century" w:hAnsi="Twentieth Century" w:cs="Twentieth Century"/>
              <w:b/>
              <w:color w:val="000000"/>
              <w:sz w:val="24"/>
              <w:szCs w:val="24"/>
            </w:rPr>
            <w:t xml:space="preserve"> </w:t>
          </w:r>
          <w:r>
            <w:rPr>
              <w:rFonts w:ascii="Twentieth Century" w:eastAsia="Twentieth Century" w:hAnsi="Twentieth Century" w:cs="Twentieth Century"/>
              <w:color w:val="000000"/>
              <w:sz w:val="24"/>
              <w:szCs w:val="24"/>
            </w:rPr>
            <w:t xml:space="preserve">adolescent boys and girls in schools in Bamenda by December 2024 </w:t>
          </w:r>
          <w:sdt>
            <w:sdtPr>
              <w:tag w:val="goog_rdk_2"/>
              <w:id w:val="816306193"/>
            </w:sdtPr>
            <w:sdtEndPr/>
            <w:sdtContent/>
          </w:sdt>
        </w:p>
      </w:sdtContent>
    </w:sdt>
    <w:sdt>
      <w:sdtPr>
        <w:tag w:val="goog_rdk_5"/>
        <w:id w:val="1142999716"/>
      </w:sdtPr>
      <w:sdtEndPr/>
      <w:sdtContent>
        <w:p w14:paraId="1B034ED1" w14:textId="77777777" w:rsidR="001B3544" w:rsidRDefault="00472EBF">
          <w:pPr>
            <w:numPr>
              <w:ilvl w:val="0"/>
              <w:numId w:val="1"/>
            </w:numPr>
            <w:pBdr>
              <w:top w:val="nil"/>
              <w:left w:val="nil"/>
              <w:bottom w:val="nil"/>
              <w:right w:val="nil"/>
              <w:between w:val="nil"/>
            </w:pBdr>
            <w:spacing w:after="0"/>
            <w:jc w:val="both"/>
            <w:rPr>
              <w:ins w:id="7" w:author="12ELEVEN" w:date="2024-05-13T12:22:00Z"/>
              <w:color w:val="000000"/>
            </w:rPr>
            <w:pPrChange w:id="8" w:author="12ELEVEN" w:date="2024-05-13T12:22:00Z">
              <w:pPr>
                <w:numPr>
                  <w:numId w:val="1"/>
                </w:numPr>
                <w:pBdr>
                  <w:top w:val="nil"/>
                  <w:left w:val="nil"/>
                  <w:bottom w:val="nil"/>
                  <w:right w:val="nil"/>
                  <w:between w:val="nil"/>
                </w:pBdr>
                <w:ind w:left="720" w:hanging="360"/>
              </w:pPr>
            </w:pPrChange>
          </w:pPr>
          <w:sdt>
            <w:sdtPr>
              <w:tag w:val="goog_rdk_4"/>
              <w:id w:val="-1534338529"/>
            </w:sdtPr>
            <w:sdtEndPr/>
            <w:sdtContent>
              <w:ins w:id="9" w:author="12ELEVEN" w:date="2024-05-13T12:22:00Z">
                <w:r w:rsidR="003304B9">
                  <w:rPr>
                    <w:color w:val="000000"/>
                  </w:rPr>
                  <w:t>Carry out a rapid survey in the commune of Bamenda on the provision of comprehensive sexuality education and sexual and reproductive health services to adolescents and young people.</w:t>
                </w:r>
              </w:ins>
            </w:sdtContent>
          </w:sdt>
        </w:p>
      </w:sdtContent>
    </w:sdt>
    <w:sdt>
      <w:sdtPr>
        <w:tag w:val="goog_rdk_7"/>
        <w:id w:val="-845085095"/>
      </w:sdtPr>
      <w:sdtEndPr/>
      <w:sdtContent>
        <w:p w14:paraId="68F37493" w14:textId="77777777" w:rsidR="001B3544" w:rsidRDefault="00472EBF">
          <w:pPr>
            <w:numPr>
              <w:ilvl w:val="0"/>
              <w:numId w:val="1"/>
            </w:numPr>
            <w:pBdr>
              <w:top w:val="nil"/>
              <w:left w:val="nil"/>
              <w:bottom w:val="nil"/>
              <w:right w:val="nil"/>
              <w:between w:val="nil"/>
            </w:pBdr>
            <w:spacing w:after="0"/>
            <w:rPr>
              <w:ins w:id="10" w:author="12ELEVEN" w:date="2024-05-13T12:22:00Z"/>
              <w:color w:val="000000"/>
            </w:rPr>
          </w:pPr>
          <w:sdt>
            <w:sdtPr>
              <w:tag w:val="goog_rdk_6"/>
              <w:id w:val="1573546636"/>
            </w:sdtPr>
            <w:sdtEndPr/>
            <w:sdtContent>
              <w:ins w:id="11" w:author="12ELEVEN" w:date="2024-05-13T12:22:00Z">
                <w:r w:rsidR="003304B9">
                  <w:rPr>
                    <w:color w:val="000000"/>
                  </w:rPr>
                  <w:t xml:space="preserve">Contribute to the training of 50 students as peer educators on issues of sexual and reproductive health, leadership and communication for social and </w:t>
                </w:r>
                <w:proofErr w:type="spellStart"/>
                <w:r w:rsidR="003304B9">
                  <w:rPr>
                    <w:color w:val="000000"/>
                  </w:rPr>
                  <w:t>behavioural</w:t>
                </w:r>
                <w:proofErr w:type="spellEnd"/>
                <w:r w:rsidR="003304B9">
                  <w:rPr>
                    <w:color w:val="000000"/>
                  </w:rPr>
                  <w:t xml:space="preserve"> change. During a workshop in the city of Garoua, they will be trained to carry out awareness-raising activities in the sites hosting the 24th edition of the university games.</w:t>
                </w:r>
              </w:ins>
            </w:sdtContent>
          </w:sdt>
        </w:p>
      </w:sdtContent>
    </w:sdt>
    <w:sdt>
      <w:sdtPr>
        <w:tag w:val="goog_rdk_9"/>
        <w:id w:val="-1030186017"/>
      </w:sdtPr>
      <w:sdtEndPr/>
      <w:sdtContent>
        <w:p w14:paraId="5ECC24A2" w14:textId="77777777" w:rsidR="001B3544" w:rsidRDefault="00472EBF">
          <w:pPr>
            <w:numPr>
              <w:ilvl w:val="0"/>
              <w:numId w:val="1"/>
            </w:numPr>
            <w:pBdr>
              <w:top w:val="nil"/>
              <w:left w:val="nil"/>
              <w:bottom w:val="nil"/>
              <w:right w:val="nil"/>
              <w:between w:val="nil"/>
            </w:pBdr>
            <w:pPrChange w:id="12" w:author="12ELEVEN" w:date="2024-05-13T12:23:00Z">
              <w:pPr>
                <w:numPr>
                  <w:numId w:val="1"/>
                </w:numPr>
                <w:pBdr>
                  <w:top w:val="nil"/>
                  <w:left w:val="nil"/>
                  <w:bottom w:val="nil"/>
                  <w:right w:val="nil"/>
                  <w:between w:val="nil"/>
                </w:pBdr>
                <w:ind w:left="720" w:hanging="360"/>
                <w:jc w:val="both"/>
              </w:pPr>
            </w:pPrChange>
          </w:pPr>
          <w:sdt>
            <w:sdtPr>
              <w:tag w:val="goog_rdk_8"/>
              <w:id w:val="-1075667783"/>
            </w:sdtPr>
            <w:sdtEndPr/>
            <w:sdtContent>
              <w:ins w:id="13" w:author="12ELEVEN" w:date="2024-05-13T12:22:00Z">
                <w:r w:rsidR="003304B9">
                  <w:rPr>
                    <w:color w:val="000000"/>
                  </w:rPr>
                  <w:t>Contribute to the implementation of communication/awareness-raising activities for at least 10,000 adolescents and young people, as well as the provision of SRH/FP/HIV services to at least 300 adolescents and young people</w:t>
                </w:r>
              </w:ins>
            </w:sdtContent>
          </w:sdt>
        </w:p>
      </w:sdtContent>
    </w:sdt>
    <w:p w14:paraId="58A65702" w14:textId="77777777" w:rsidR="001B3544" w:rsidRDefault="003304B9">
      <w:pPr>
        <w:tabs>
          <w:tab w:val="left" w:pos="7551"/>
        </w:tabs>
        <w:rPr>
          <w:rFonts w:ascii="Twentieth Century" w:eastAsia="Twentieth Century" w:hAnsi="Twentieth Century" w:cs="Twentieth Century"/>
          <w:b/>
          <w:sz w:val="24"/>
          <w:szCs w:val="24"/>
        </w:rPr>
      </w:pPr>
      <w:r>
        <w:rPr>
          <w:rFonts w:ascii="Twentieth Century" w:eastAsia="Twentieth Century" w:hAnsi="Twentieth Century" w:cs="Twentieth Century"/>
          <w:b/>
          <w:sz w:val="24"/>
          <w:szCs w:val="24"/>
        </w:rPr>
        <w:t>3. Descriptive activities under this proposal by objective</w:t>
      </w:r>
    </w:p>
    <w:p w14:paraId="0064C0BF" w14:textId="77777777" w:rsidR="001B3544" w:rsidRDefault="003304B9">
      <w:pPr>
        <w:pBdr>
          <w:top w:val="nil"/>
          <w:left w:val="nil"/>
          <w:bottom w:val="nil"/>
          <w:right w:val="nil"/>
          <w:between w:val="nil"/>
        </w:pBdr>
        <w:spacing w:after="0" w:line="259" w:lineRule="auto"/>
        <w:jc w:val="both"/>
        <w:rPr>
          <w:rFonts w:ascii="Twentieth Century" w:eastAsia="Twentieth Century" w:hAnsi="Twentieth Century" w:cs="Twentieth Century"/>
          <w:color w:val="000000"/>
          <w:sz w:val="24"/>
          <w:szCs w:val="24"/>
        </w:rPr>
      </w:pPr>
      <w:r>
        <w:rPr>
          <w:rFonts w:ascii="Twentieth Century" w:eastAsia="Twentieth Century" w:hAnsi="Twentieth Century" w:cs="Twentieth Century"/>
          <w:b/>
          <w:color w:val="000000"/>
          <w:sz w:val="24"/>
          <w:szCs w:val="24"/>
        </w:rPr>
        <w:t>Objective 1:</w:t>
      </w:r>
      <w:r>
        <w:rPr>
          <w:rFonts w:ascii="Twentieth Century" w:eastAsia="Twentieth Century" w:hAnsi="Twentieth Century" w:cs="Twentieth Century"/>
          <w:color w:val="000000"/>
          <w:sz w:val="24"/>
          <w:szCs w:val="24"/>
        </w:rPr>
        <w:t xml:space="preserve"> To increase community members and stakeholders’ awareness on the importance of Comprehensive sexual health education for adolescents and young people and collaborate with them in the identification of knowledge needs of adolescent and youth that will be factored into training </w:t>
      </w:r>
      <w:proofErr w:type="spellStart"/>
      <w:r>
        <w:rPr>
          <w:rFonts w:ascii="Twentieth Century" w:eastAsia="Twentieth Century" w:hAnsi="Twentieth Century" w:cs="Twentieth Century"/>
          <w:color w:val="000000"/>
          <w:sz w:val="24"/>
          <w:szCs w:val="24"/>
        </w:rPr>
        <w:t>programmes</w:t>
      </w:r>
      <w:proofErr w:type="spellEnd"/>
      <w:r>
        <w:rPr>
          <w:rFonts w:ascii="Twentieth Century" w:eastAsia="Twentieth Century" w:hAnsi="Twentieth Century" w:cs="Twentieth Century"/>
          <w:color w:val="000000"/>
          <w:sz w:val="24"/>
          <w:szCs w:val="24"/>
        </w:rPr>
        <w:t xml:space="preserve"> by the end of June 2024</w:t>
      </w:r>
    </w:p>
    <w:p w14:paraId="34430AC5" w14:textId="77777777" w:rsidR="001B3544" w:rsidRDefault="001B3544">
      <w:pPr>
        <w:pBdr>
          <w:top w:val="nil"/>
          <w:left w:val="nil"/>
          <w:bottom w:val="nil"/>
          <w:right w:val="nil"/>
          <w:between w:val="nil"/>
        </w:pBdr>
        <w:tabs>
          <w:tab w:val="left" w:pos="7551"/>
        </w:tabs>
        <w:spacing w:after="0"/>
        <w:jc w:val="both"/>
        <w:rPr>
          <w:rFonts w:ascii="Twentieth Century" w:eastAsia="Twentieth Century" w:hAnsi="Twentieth Century" w:cs="Twentieth Century"/>
          <w:b/>
          <w:color w:val="000000"/>
          <w:sz w:val="24"/>
          <w:szCs w:val="24"/>
        </w:rPr>
      </w:pPr>
    </w:p>
    <w:p w14:paraId="0B0107EE" w14:textId="77777777" w:rsidR="001B3544" w:rsidRDefault="003304B9">
      <w:pPr>
        <w:pBdr>
          <w:top w:val="nil"/>
          <w:left w:val="nil"/>
          <w:bottom w:val="nil"/>
          <w:right w:val="nil"/>
          <w:between w:val="nil"/>
        </w:pBdr>
        <w:tabs>
          <w:tab w:val="left" w:pos="7551"/>
        </w:tabs>
        <w:jc w:val="both"/>
        <w:rPr>
          <w:rFonts w:ascii="Twentieth Century" w:eastAsia="Twentieth Century" w:hAnsi="Twentieth Century" w:cs="Twentieth Century"/>
          <w:b/>
          <w:color w:val="000000"/>
          <w:sz w:val="24"/>
          <w:szCs w:val="24"/>
        </w:rPr>
      </w:pPr>
      <w:r>
        <w:rPr>
          <w:rFonts w:ascii="Twentieth Century" w:eastAsia="Twentieth Century" w:hAnsi="Twentieth Century" w:cs="Twentieth Century"/>
          <w:b/>
          <w:color w:val="000000"/>
          <w:sz w:val="24"/>
          <w:szCs w:val="24"/>
        </w:rPr>
        <w:t>Activity 1: Conduct a one-day buy-in meeting with 30 key stakeholders including young people to introduce the project and get their support</w:t>
      </w:r>
    </w:p>
    <w:p w14:paraId="4199E797" w14:textId="77777777" w:rsidR="001B3544" w:rsidRDefault="003304B9">
      <w:pPr>
        <w:widowControl w:val="0"/>
        <w:spacing w:line="240" w:lineRule="auto"/>
        <w:jc w:val="both"/>
        <w:rPr>
          <w:rFonts w:ascii="Twentieth Century" w:eastAsia="Twentieth Century" w:hAnsi="Twentieth Century" w:cs="Twentieth Century"/>
        </w:rPr>
      </w:pPr>
      <w:r>
        <w:rPr>
          <w:rFonts w:ascii="Twentieth Century" w:eastAsia="Twentieth Century" w:hAnsi="Twentieth Century" w:cs="Twentieth Century"/>
        </w:rPr>
        <w:t xml:space="preserve">Project launch meeting with key stakeholders is pivotal at HOVUCA, this is from lessons learnt. The meeting open doors for meaningful collaboration. It facilitates negotiation for future activities to happen </w:t>
      </w:r>
      <w:r>
        <w:rPr>
          <w:rFonts w:ascii="Twentieth Century" w:eastAsia="Twentieth Century" w:hAnsi="Twentieth Century" w:cs="Twentieth Century"/>
        </w:rPr>
        <w:lastRenderedPageBreak/>
        <w:t>in the community. It clears the way and eases community members acceptance for young people to participation CSE/SRH in information sessions. It will bring together 30 participants including: key stakeholders and selected number of young people who will be part of the peer education team. For stakeholders, we will particularly implicate those relevant to young people’s wellbeing and particularly those promoting the welfare of adolescent girls and young women. Specifically, we are looking at stakeholders: delegates of line ministries like the ministry of public health particularly the department of family health, ministry of women’s empowerment and the family, Ministry of Social Affairs, ministry of youth affairs and civic education. Most importantly, we will implicate cultural leaders as they are the ones who promote gender inequality and cultural beliefs and harmful practices that perpetuate GBV as well as religious leaders who are a hinderance to access to SRHR and services. CBOs working on related thematic will also be part of this project launch and also heads of schools and teachers. The purpose of this buy-in meeting is for better planning and coordination. Specifically, the meeting is purposed for shared perspectives on project goals, intended outcomes, solid plan for moving forward, share of best practices and increased probability of project success</w:t>
      </w:r>
    </w:p>
    <w:sdt>
      <w:sdtPr>
        <w:tag w:val="goog_rdk_12"/>
        <w:id w:val="-1280097617"/>
      </w:sdtPr>
      <w:sdtEndPr/>
      <w:sdtContent>
        <w:p w14:paraId="48565330" w14:textId="77777777" w:rsidR="001B3544" w:rsidRDefault="00472EBF">
          <w:pPr>
            <w:spacing w:line="240" w:lineRule="auto"/>
            <w:rPr>
              <w:del w:id="14" w:author="12ELEVEN" w:date="2024-05-13T12:25:00Z"/>
              <w:b/>
              <w:color w:val="44546A"/>
            </w:rPr>
          </w:pPr>
          <w:sdt>
            <w:sdtPr>
              <w:tag w:val="goog_rdk_11"/>
              <w:id w:val="535617022"/>
            </w:sdtPr>
            <w:sdtEndPr/>
            <w:sdtContent/>
          </w:sdt>
        </w:p>
      </w:sdtContent>
    </w:sdt>
    <w:sdt>
      <w:sdtPr>
        <w:tag w:val="goog_rdk_14"/>
        <w:id w:val="495772467"/>
      </w:sdtPr>
      <w:sdtEndPr/>
      <w:sdtContent>
        <w:p w14:paraId="32C22F48" w14:textId="77777777" w:rsidR="001B3544" w:rsidRPr="001B3544" w:rsidRDefault="00472EBF">
          <w:pPr>
            <w:pBdr>
              <w:top w:val="nil"/>
              <w:left w:val="nil"/>
              <w:bottom w:val="nil"/>
              <w:right w:val="nil"/>
              <w:between w:val="nil"/>
            </w:pBdr>
            <w:tabs>
              <w:tab w:val="left" w:pos="7551"/>
            </w:tabs>
            <w:jc w:val="both"/>
            <w:rPr>
              <w:rFonts w:ascii="Times New Roman" w:eastAsia="Times New Roman" w:hAnsi="Times New Roman" w:cs="Times New Roman"/>
              <w:b/>
              <w:sz w:val="24"/>
              <w:szCs w:val="24"/>
              <w:rPrChange w:id="15" w:author="12ELEVEN" w:date="2024-05-13T12:25:00Z">
                <w:rPr>
                  <w:color w:val="000000"/>
                </w:rPr>
              </w:rPrChange>
            </w:rPr>
            <w:pPrChange w:id="16" w:author="12ELEVEN" w:date="2024-05-13T12:25:00Z">
              <w:pPr>
                <w:pBdr>
                  <w:top w:val="nil"/>
                  <w:left w:val="nil"/>
                  <w:bottom w:val="nil"/>
                  <w:right w:val="nil"/>
                  <w:between w:val="nil"/>
                </w:pBdr>
                <w:tabs>
                  <w:tab w:val="left" w:pos="7551"/>
                </w:tabs>
                <w:ind w:left="360"/>
                <w:jc w:val="both"/>
              </w:pPr>
            </w:pPrChange>
          </w:pPr>
          <w:sdt>
            <w:sdtPr>
              <w:tag w:val="goog_rdk_13"/>
              <w:id w:val="-1929107608"/>
            </w:sdtPr>
            <w:sdtEndPr/>
            <w:sdtContent/>
          </w:sdt>
        </w:p>
      </w:sdtContent>
    </w:sdt>
    <w:p w14:paraId="5E9CA4A3" w14:textId="77777777" w:rsidR="001B3544" w:rsidRDefault="003304B9">
      <w:pPr>
        <w:jc w:val="both"/>
        <w:rPr>
          <w:rFonts w:ascii="Twentieth Century" w:eastAsia="Twentieth Century" w:hAnsi="Twentieth Century" w:cs="Twentieth Century"/>
          <w:sz w:val="24"/>
          <w:szCs w:val="24"/>
        </w:rPr>
      </w:pPr>
      <w:r>
        <w:rPr>
          <w:rFonts w:ascii="Times New Roman" w:eastAsia="Times New Roman" w:hAnsi="Times New Roman" w:cs="Times New Roman"/>
          <w:b/>
          <w:sz w:val="24"/>
          <w:szCs w:val="24"/>
        </w:rPr>
        <w:t xml:space="preserve">Objective 2: </w:t>
      </w:r>
      <w:r>
        <w:rPr>
          <w:rFonts w:ascii="Twentieth Century" w:eastAsia="Twentieth Century" w:hAnsi="Twentieth Century" w:cs="Twentieth Century"/>
          <w:sz w:val="24"/>
          <w:szCs w:val="24"/>
        </w:rPr>
        <w:t xml:space="preserve">To empower </w:t>
      </w:r>
      <w:sdt>
        <w:sdtPr>
          <w:tag w:val="goog_rdk_15"/>
          <w:id w:val="-2141178041"/>
        </w:sdtPr>
        <w:sdtEndPr/>
        <w:sdtContent>
          <w:ins w:id="17" w:author="juliette Raina Fouamno" w:date="2024-05-14T12:13:00Z">
            <w:r>
              <w:rPr>
                <w:rFonts w:ascii="Twentieth Century" w:eastAsia="Twentieth Century" w:hAnsi="Twentieth Century" w:cs="Twentieth Century"/>
                <w:sz w:val="24"/>
                <w:szCs w:val="24"/>
              </w:rPr>
              <w:t>30</w:t>
            </w:r>
          </w:ins>
        </w:sdtContent>
      </w:sdt>
      <w:sdt>
        <w:sdtPr>
          <w:tag w:val="goog_rdk_16"/>
          <w:id w:val="2491408"/>
        </w:sdtPr>
        <w:sdtEndPr/>
        <w:sdtContent>
          <w:del w:id="18" w:author="juliette Raina Fouamno" w:date="2024-05-14T12:13:00Z">
            <w:r>
              <w:rPr>
                <w:rFonts w:ascii="Twentieth Century" w:eastAsia="Twentieth Century" w:hAnsi="Twentieth Century" w:cs="Twentieth Century"/>
                <w:sz w:val="24"/>
                <w:szCs w:val="24"/>
              </w:rPr>
              <w:delText>24</w:delText>
            </w:r>
          </w:del>
        </w:sdtContent>
      </w:sdt>
      <w:r>
        <w:rPr>
          <w:rFonts w:ascii="Twentieth Century" w:eastAsia="Twentieth Century" w:hAnsi="Twentieth Century" w:cs="Twentieth Century"/>
          <w:sz w:val="24"/>
          <w:szCs w:val="24"/>
        </w:rPr>
        <w:t xml:space="preserve"> youths with knowledge on comprehensive sexuality education and build their leadership skills to become peer educators and sensitize </w:t>
      </w:r>
      <w:proofErr w:type="spellStart"/>
      <w:proofErr w:type="gramStart"/>
      <w:r>
        <w:rPr>
          <w:rFonts w:ascii="Twentieth Century" w:eastAsia="Twentieth Century" w:hAnsi="Twentieth Century" w:cs="Twentieth Century"/>
          <w:sz w:val="24"/>
          <w:szCs w:val="24"/>
        </w:rPr>
        <w:t>their</w:t>
      </w:r>
      <w:proofErr w:type="spellEnd"/>
      <w:proofErr w:type="gramEnd"/>
      <w:r>
        <w:rPr>
          <w:rFonts w:ascii="Twentieth Century" w:eastAsia="Twentieth Century" w:hAnsi="Twentieth Century" w:cs="Twentieth Century"/>
          <w:sz w:val="24"/>
          <w:szCs w:val="24"/>
        </w:rPr>
        <w:t xml:space="preserve"> with CSE knowledge.</w:t>
      </w:r>
    </w:p>
    <w:p w14:paraId="3A64E5FE" w14:textId="77777777" w:rsidR="001B3544" w:rsidRDefault="003304B9">
      <w:pPr>
        <w:tabs>
          <w:tab w:val="left" w:pos="7551"/>
        </w:tabs>
        <w:spacing w:after="0"/>
        <w:jc w:val="both"/>
        <w:rPr>
          <w:rFonts w:ascii="Twentieth Century" w:eastAsia="Twentieth Century" w:hAnsi="Twentieth Century" w:cs="Twentieth Century"/>
          <w:b/>
          <w:sz w:val="24"/>
          <w:szCs w:val="24"/>
        </w:rPr>
      </w:pPr>
      <w:r>
        <w:rPr>
          <w:rFonts w:ascii="Twentieth Century" w:eastAsia="Twentieth Century" w:hAnsi="Twentieth Century" w:cs="Twentieth Century"/>
          <w:b/>
          <w:sz w:val="24"/>
          <w:szCs w:val="24"/>
        </w:rPr>
        <w:t xml:space="preserve">Activity 2: Conduct Peer Education Training </w:t>
      </w:r>
    </w:p>
    <w:p w14:paraId="4BD826E0" w14:textId="77777777" w:rsidR="001B3544" w:rsidRDefault="003304B9">
      <w:pPr>
        <w:tabs>
          <w:tab w:val="left" w:pos="7551"/>
        </w:tabs>
        <w:jc w:val="both"/>
        <w:rPr>
          <w:rFonts w:ascii="Twentieth Century" w:eastAsia="Twentieth Century" w:hAnsi="Twentieth Century" w:cs="Twentieth Century"/>
          <w:sz w:val="24"/>
          <w:szCs w:val="24"/>
        </w:rPr>
      </w:pPr>
      <w:r>
        <w:rPr>
          <w:rFonts w:ascii="Twentieth Century" w:eastAsia="Twentieth Century" w:hAnsi="Twentieth Century" w:cs="Twentieth Century"/>
          <w:sz w:val="24"/>
          <w:szCs w:val="24"/>
        </w:rPr>
        <w:t xml:space="preserve">This activity will involve the training of </w:t>
      </w:r>
      <w:sdt>
        <w:sdtPr>
          <w:tag w:val="goog_rdk_17"/>
          <w:id w:val="436178218"/>
        </w:sdtPr>
        <w:sdtEndPr/>
        <w:sdtContent>
          <w:ins w:id="19" w:author="juliette Raina Fouamno" w:date="2024-05-14T12:14:00Z">
            <w:r>
              <w:rPr>
                <w:rFonts w:ascii="Twentieth Century" w:eastAsia="Twentieth Century" w:hAnsi="Twentieth Century" w:cs="Twentieth Century"/>
                <w:sz w:val="24"/>
                <w:szCs w:val="24"/>
              </w:rPr>
              <w:t>30</w:t>
            </w:r>
          </w:ins>
        </w:sdtContent>
      </w:sdt>
      <w:sdt>
        <w:sdtPr>
          <w:tag w:val="goog_rdk_18"/>
          <w:id w:val="-670022294"/>
        </w:sdtPr>
        <w:sdtEndPr/>
        <w:sdtContent>
          <w:del w:id="20" w:author="juliette Raina Fouamno" w:date="2024-05-14T12:14:00Z">
            <w:r>
              <w:rPr>
                <w:rFonts w:ascii="Twentieth Century" w:eastAsia="Twentieth Century" w:hAnsi="Twentieth Century" w:cs="Twentieth Century"/>
                <w:sz w:val="24"/>
                <w:szCs w:val="24"/>
              </w:rPr>
              <w:delText>24</w:delText>
            </w:r>
          </w:del>
        </w:sdtContent>
      </w:sdt>
      <w:r>
        <w:rPr>
          <w:rFonts w:ascii="Twentieth Century" w:eastAsia="Twentieth Century" w:hAnsi="Twentieth Century" w:cs="Twentieth Century"/>
          <w:sz w:val="24"/>
          <w:szCs w:val="24"/>
        </w:rPr>
        <w:t xml:space="preserve"> AGYW Peer educators in Bamenda aimed at equipping them with skills and sensitization techniques so that they can effectively deliver CSE/SRH to their peers in and out school. These trained peer educators will work both in and out of school. </w:t>
      </w:r>
    </w:p>
    <w:p w14:paraId="3E5844E7" w14:textId="77777777" w:rsidR="001B3544" w:rsidRDefault="003304B9">
      <w:pPr>
        <w:tabs>
          <w:tab w:val="left" w:pos="7551"/>
        </w:tabs>
        <w:jc w:val="both"/>
        <w:rPr>
          <w:rFonts w:ascii="Twentieth Century" w:eastAsia="Twentieth Century" w:hAnsi="Twentieth Century" w:cs="Twentieth Century"/>
          <w:sz w:val="24"/>
          <w:szCs w:val="24"/>
        </w:rPr>
      </w:pPr>
      <w:r>
        <w:rPr>
          <w:rFonts w:ascii="Twentieth Century" w:eastAsia="Twentieth Century" w:hAnsi="Twentieth Century" w:cs="Twentieth Century"/>
          <w:b/>
          <w:sz w:val="24"/>
          <w:szCs w:val="24"/>
        </w:rPr>
        <w:t>Objective 3:</w:t>
      </w:r>
      <w:r>
        <w:rPr>
          <w:rFonts w:ascii="Twentieth Century" w:eastAsia="Twentieth Century" w:hAnsi="Twentieth Century" w:cs="Twentieth Century"/>
          <w:sz w:val="24"/>
          <w:szCs w:val="24"/>
        </w:rPr>
        <w:t xml:space="preserve"> To collaborate with education institutions and impart knowledge and skills to </w:t>
      </w:r>
      <w:sdt>
        <w:sdtPr>
          <w:tag w:val="goog_rdk_19"/>
          <w:id w:val="1320776965"/>
        </w:sdtPr>
        <w:sdtEndPr/>
        <w:sdtContent>
          <w:ins w:id="21" w:author="juliette Raina Fouamno" w:date="2024-05-14T12:14:00Z">
            <w:r>
              <w:rPr>
                <w:rFonts w:ascii="Twentieth Century" w:eastAsia="Twentieth Century" w:hAnsi="Twentieth Century" w:cs="Twentieth Century"/>
                <w:sz w:val="24"/>
                <w:szCs w:val="24"/>
              </w:rPr>
              <w:t>2000</w:t>
            </w:r>
          </w:ins>
        </w:sdtContent>
      </w:sdt>
      <w:sdt>
        <w:sdtPr>
          <w:tag w:val="goog_rdk_20"/>
          <w:id w:val="-1722200988"/>
        </w:sdtPr>
        <w:sdtEndPr/>
        <w:sdtContent>
          <w:del w:id="22" w:author="juliette Raina Fouamno" w:date="2024-05-14T12:14:00Z">
            <w:r>
              <w:rPr>
                <w:rFonts w:ascii="Twentieth Century" w:eastAsia="Twentieth Century" w:hAnsi="Twentieth Century" w:cs="Twentieth Century"/>
                <w:sz w:val="24"/>
                <w:szCs w:val="24"/>
              </w:rPr>
              <w:delText>1,000</w:delText>
            </w:r>
          </w:del>
        </w:sdtContent>
      </w:sdt>
      <w:r>
        <w:rPr>
          <w:rFonts w:ascii="Twentieth Century" w:eastAsia="Twentieth Century" w:hAnsi="Twentieth Century" w:cs="Twentieth Century"/>
          <w:sz w:val="24"/>
          <w:szCs w:val="24"/>
        </w:rPr>
        <w:t xml:space="preserve"> adolescent boys and girls in schools in Bamenda by December 2024</w:t>
      </w:r>
    </w:p>
    <w:p w14:paraId="5B58307A" w14:textId="77777777" w:rsidR="001B3544" w:rsidRDefault="003304B9">
      <w:pPr>
        <w:tabs>
          <w:tab w:val="left" w:pos="7551"/>
        </w:tabs>
        <w:spacing w:after="0"/>
        <w:jc w:val="both"/>
        <w:rPr>
          <w:rFonts w:ascii="Twentieth Century" w:eastAsia="Twentieth Century" w:hAnsi="Twentieth Century" w:cs="Twentieth Century"/>
          <w:b/>
          <w:sz w:val="24"/>
          <w:szCs w:val="24"/>
        </w:rPr>
      </w:pPr>
      <w:r>
        <w:rPr>
          <w:rFonts w:ascii="Twentieth Century" w:eastAsia="Twentieth Century" w:hAnsi="Twentieth Century" w:cs="Twentieth Century"/>
          <w:b/>
          <w:sz w:val="24"/>
          <w:szCs w:val="24"/>
        </w:rPr>
        <w:t>Activity 3.1: Sensitization of Students on Comprehensive Sexuality Education</w:t>
      </w:r>
    </w:p>
    <w:p w14:paraId="61489B00" w14:textId="77777777" w:rsidR="001B3544" w:rsidRDefault="003304B9">
      <w:pPr>
        <w:tabs>
          <w:tab w:val="left" w:pos="7551"/>
        </w:tabs>
        <w:jc w:val="both"/>
        <w:rPr>
          <w:rFonts w:ascii="Twentieth Century" w:eastAsia="Twentieth Century" w:hAnsi="Twentieth Century" w:cs="Twentieth Century"/>
          <w:sz w:val="24"/>
          <w:szCs w:val="24"/>
        </w:rPr>
      </w:pPr>
      <w:r>
        <w:rPr>
          <w:rFonts w:ascii="Twentieth Century" w:eastAsia="Twentieth Century" w:hAnsi="Twentieth Century" w:cs="Twentieth Century"/>
          <w:sz w:val="24"/>
          <w:szCs w:val="24"/>
        </w:rPr>
        <w:t xml:space="preserve">This activity will involve mapping of 5 schools which do not have access to information of SRH and collaborate with the authorities of the selected schools to sensitize students on CSE. </w:t>
      </w:r>
      <w:sdt>
        <w:sdtPr>
          <w:tag w:val="goog_rdk_21"/>
          <w:id w:val="-593325607"/>
        </w:sdtPr>
        <w:sdtEndPr/>
        <w:sdtContent>
          <w:ins w:id="23" w:author="juliette Raina Fouamno" w:date="2024-05-14T12:14:00Z">
            <w:r>
              <w:rPr>
                <w:rFonts w:ascii="Twentieth Century" w:eastAsia="Twentieth Century" w:hAnsi="Twentieth Century" w:cs="Twentieth Century"/>
                <w:sz w:val="24"/>
                <w:szCs w:val="24"/>
              </w:rPr>
              <w:t>15</w:t>
            </w:r>
          </w:ins>
        </w:sdtContent>
      </w:sdt>
      <w:sdt>
        <w:sdtPr>
          <w:tag w:val="goog_rdk_22"/>
          <w:id w:val="-1800367044"/>
        </w:sdtPr>
        <w:sdtEndPr/>
        <w:sdtContent>
          <w:del w:id="24" w:author="juliette Raina Fouamno" w:date="2024-05-14T12:14:00Z">
            <w:r>
              <w:rPr>
                <w:rFonts w:ascii="Twentieth Century" w:eastAsia="Twentieth Century" w:hAnsi="Twentieth Century" w:cs="Twentieth Century"/>
                <w:sz w:val="24"/>
                <w:szCs w:val="24"/>
              </w:rPr>
              <w:delText>10</w:delText>
            </w:r>
          </w:del>
        </w:sdtContent>
      </w:sdt>
      <w:r>
        <w:rPr>
          <w:rFonts w:ascii="Twentieth Century" w:eastAsia="Twentieth Century" w:hAnsi="Twentieth Century" w:cs="Twentieth Century"/>
          <w:sz w:val="24"/>
          <w:szCs w:val="24"/>
        </w:rPr>
        <w:t xml:space="preserve"> of the PEs who have been trained will be allocated to this schools (2 in each school, one a facilitator and the other for class control). The CSE sensitization will be done once a week for a period of 2 months).</w:t>
      </w:r>
    </w:p>
    <w:p w14:paraId="396F314F" w14:textId="77777777" w:rsidR="001B3544" w:rsidRDefault="003304B9">
      <w:pPr>
        <w:tabs>
          <w:tab w:val="left" w:pos="7551"/>
        </w:tabs>
        <w:spacing w:after="0"/>
        <w:jc w:val="both"/>
        <w:rPr>
          <w:rFonts w:ascii="Twentieth Century" w:eastAsia="Twentieth Century" w:hAnsi="Twentieth Century" w:cs="Twentieth Century"/>
          <w:sz w:val="24"/>
          <w:szCs w:val="24"/>
        </w:rPr>
      </w:pPr>
      <w:r>
        <w:rPr>
          <w:rFonts w:ascii="Twentieth Century" w:eastAsia="Twentieth Century" w:hAnsi="Twentieth Century" w:cs="Twentieth Century"/>
          <w:b/>
          <w:sz w:val="24"/>
          <w:szCs w:val="24"/>
        </w:rPr>
        <w:t>Activity 3.2. Sensitization of out of school conflict affected adolescents and Youth using the structured peer network model</w:t>
      </w:r>
    </w:p>
    <w:p w14:paraId="79C36329" w14:textId="77777777" w:rsidR="001B3544" w:rsidRDefault="003304B9">
      <w:pPr>
        <w:tabs>
          <w:tab w:val="left" w:pos="7551"/>
        </w:tabs>
        <w:spacing w:after="0"/>
        <w:jc w:val="both"/>
        <w:rPr>
          <w:rFonts w:ascii="Twentieth Century" w:eastAsia="Twentieth Century" w:hAnsi="Twentieth Century" w:cs="Twentieth Century"/>
          <w:sz w:val="24"/>
          <w:szCs w:val="24"/>
        </w:rPr>
      </w:pPr>
      <w:r>
        <w:rPr>
          <w:rFonts w:ascii="Twentieth Century" w:eastAsia="Twentieth Century" w:hAnsi="Twentieth Century" w:cs="Twentieth Century"/>
          <w:sz w:val="24"/>
          <w:szCs w:val="24"/>
        </w:rPr>
        <w:t xml:space="preserve">Having out of school adolescents and young people in one big platform like the one in school to give information on CSE/SRH is little challenging, so the project will employ the structured peer network model to overcome this challenge. With this model, we will be able to reach a greater number of young people with the CSE knowledge where they are without necessarily bringing them in one big platform as it is the case in schools. However, this structured peer network model involves three stage process namely: 1) recruitment and training of Peer Educators (PE) on CSE/SRH and techniques of transferring knowledge to their peers, in this case we will use the peer educators we have already trained to continue the process of this model 2) Peer educators </w:t>
      </w:r>
      <w:r>
        <w:rPr>
          <w:rFonts w:ascii="Twentieth Century" w:eastAsia="Twentieth Century" w:hAnsi="Twentieth Century" w:cs="Twentieth Century"/>
          <w:sz w:val="24"/>
          <w:szCs w:val="24"/>
        </w:rPr>
        <w:lastRenderedPageBreak/>
        <w:t>recruit Peer Promoters (PP) and provide them with the same knowledge and sensitization techniques 3) Peer Promoters (PP) recruit other young people in their communities who are then call Peer Contacts (PC) and they discuss with them the same issues that they learned from PEs.</w:t>
      </w:r>
    </w:p>
    <w:p w14:paraId="57C01654" w14:textId="77777777" w:rsidR="001B3544" w:rsidRDefault="001B3544">
      <w:pPr>
        <w:tabs>
          <w:tab w:val="left" w:pos="7551"/>
        </w:tabs>
        <w:jc w:val="both"/>
        <w:rPr>
          <w:rFonts w:ascii="Twentieth Century" w:eastAsia="Twentieth Century" w:hAnsi="Twentieth Century" w:cs="Twentieth Century"/>
          <w:sz w:val="24"/>
          <w:szCs w:val="24"/>
        </w:rPr>
      </w:pPr>
    </w:p>
    <w:p w14:paraId="7F2566DC" w14:textId="77777777" w:rsidR="001B3544" w:rsidRDefault="003304B9">
      <w:pPr>
        <w:tabs>
          <w:tab w:val="left" w:pos="7551"/>
        </w:tabs>
        <w:jc w:val="both"/>
        <w:rPr>
          <w:rFonts w:ascii="Twentieth Century" w:eastAsia="Twentieth Century" w:hAnsi="Twentieth Century" w:cs="Twentieth Century"/>
          <w:sz w:val="24"/>
          <w:szCs w:val="24"/>
        </w:rPr>
      </w:pPr>
      <w:r>
        <w:rPr>
          <w:rFonts w:ascii="Twentieth Century" w:eastAsia="Twentieth Century" w:hAnsi="Twentieth Century" w:cs="Twentieth Century"/>
          <w:sz w:val="24"/>
          <w:szCs w:val="24"/>
        </w:rPr>
        <w:t>However, 1</w:t>
      </w:r>
      <w:sdt>
        <w:sdtPr>
          <w:tag w:val="goog_rdk_23"/>
          <w:id w:val="429793777"/>
        </w:sdtPr>
        <w:sdtEndPr/>
        <w:sdtContent>
          <w:ins w:id="25" w:author="juliette Raina Fouamno" w:date="2024-05-14T12:15:00Z">
            <w:r>
              <w:rPr>
                <w:rFonts w:ascii="Twentieth Century" w:eastAsia="Twentieth Century" w:hAnsi="Twentieth Century" w:cs="Twentieth Century"/>
                <w:sz w:val="24"/>
                <w:szCs w:val="24"/>
              </w:rPr>
              <w:t>5</w:t>
            </w:r>
          </w:ins>
        </w:sdtContent>
      </w:sdt>
      <w:sdt>
        <w:sdtPr>
          <w:tag w:val="goog_rdk_24"/>
          <w:id w:val="2041472618"/>
        </w:sdtPr>
        <w:sdtEndPr/>
        <w:sdtContent>
          <w:del w:id="26" w:author="juliette Raina Fouamno" w:date="2024-05-14T12:15:00Z">
            <w:r>
              <w:rPr>
                <w:rFonts w:ascii="Twentieth Century" w:eastAsia="Twentieth Century" w:hAnsi="Twentieth Century" w:cs="Twentieth Century"/>
                <w:sz w:val="24"/>
                <w:szCs w:val="24"/>
              </w:rPr>
              <w:delText>4</w:delText>
            </w:r>
          </w:del>
        </w:sdtContent>
      </w:sdt>
      <w:r>
        <w:rPr>
          <w:rFonts w:ascii="Twentieth Century" w:eastAsia="Twentieth Century" w:hAnsi="Twentieth Century" w:cs="Twentieth Century"/>
          <w:sz w:val="24"/>
          <w:szCs w:val="24"/>
        </w:rPr>
        <w:t xml:space="preserve"> PEs out of the</w:t>
      </w:r>
      <w:sdt>
        <w:sdtPr>
          <w:tag w:val="goog_rdk_25"/>
          <w:id w:val="1479652108"/>
        </w:sdtPr>
        <w:sdtEndPr/>
        <w:sdtContent>
          <w:commentRangeStart w:id="27"/>
        </w:sdtContent>
      </w:sdt>
      <w:r>
        <w:rPr>
          <w:rFonts w:ascii="Twentieth Century" w:eastAsia="Twentieth Century" w:hAnsi="Twentieth Century" w:cs="Twentieth Century"/>
          <w:sz w:val="24"/>
          <w:szCs w:val="24"/>
        </w:rPr>
        <w:t xml:space="preserve"> </w:t>
      </w:r>
      <w:sdt>
        <w:sdtPr>
          <w:tag w:val="goog_rdk_26"/>
          <w:id w:val="1211612084"/>
        </w:sdtPr>
        <w:sdtEndPr/>
        <w:sdtContent>
          <w:ins w:id="28" w:author="juliette Raina Fouamno" w:date="2024-05-14T12:15:00Z">
            <w:r>
              <w:rPr>
                <w:rFonts w:ascii="Twentieth Century" w:eastAsia="Twentieth Century" w:hAnsi="Twentieth Century" w:cs="Twentieth Century"/>
                <w:sz w:val="24"/>
                <w:szCs w:val="24"/>
              </w:rPr>
              <w:t>30</w:t>
            </w:r>
          </w:ins>
        </w:sdtContent>
      </w:sdt>
      <w:sdt>
        <w:sdtPr>
          <w:tag w:val="goog_rdk_27"/>
          <w:id w:val="1598056581"/>
        </w:sdtPr>
        <w:sdtEndPr/>
        <w:sdtContent>
          <w:del w:id="29" w:author="juliette Raina Fouamno" w:date="2024-05-14T12:15:00Z">
            <w:r>
              <w:rPr>
                <w:rFonts w:ascii="Twentieth Century" w:eastAsia="Twentieth Century" w:hAnsi="Twentieth Century" w:cs="Twentieth Century"/>
                <w:sz w:val="24"/>
                <w:szCs w:val="24"/>
              </w:rPr>
              <w:delText>24</w:delText>
            </w:r>
          </w:del>
        </w:sdtContent>
      </w:sdt>
      <w:commentRangeEnd w:id="27"/>
      <w:r>
        <w:commentReference w:id="27"/>
      </w:r>
      <w:r>
        <w:rPr>
          <w:rFonts w:ascii="Twentieth Century" w:eastAsia="Twentieth Century" w:hAnsi="Twentieth Century" w:cs="Twentieth Century"/>
          <w:sz w:val="24"/>
          <w:szCs w:val="24"/>
        </w:rPr>
        <w:t xml:space="preserve"> trained will continue this chain to empower peers in the community who are not in schools. The 1</w:t>
      </w:r>
      <w:sdt>
        <w:sdtPr>
          <w:tag w:val="goog_rdk_28"/>
          <w:id w:val="371661381"/>
        </w:sdtPr>
        <w:sdtEndPr/>
        <w:sdtContent>
          <w:ins w:id="30" w:author="juliette Raina Fouamno" w:date="2024-05-14T12:15:00Z">
            <w:r>
              <w:rPr>
                <w:rFonts w:ascii="Twentieth Century" w:eastAsia="Twentieth Century" w:hAnsi="Twentieth Century" w:cs="Twentieth Century"/>
                <w:sz w:val="24"/>
                <w:szCs w:val="24"/>
              </w:rPr>
              <w:t>5</w:t>
            </w:r>
          </w:ins>
        </w:sdtContent>
      </w:sdt>
      <w:sdt>
        <w:sdtPr>
          <w:tag w:val="goog_rdk_29"/>
          <w:id w:val="669446805"/>
        </w:sdtPr>
        <w:sdtEndPr/>
        <w:sdtContent>
          <w:del w:id="31" w:author="juliette Raina Fouamno" w:date="2024-05-14T12:15:00Z">
            <w:r>
              <w:rPr>
                <w:rFonts w:ascii="Twentieth Century" w:eastAsia="Twentieth Century" w:hAnsi="Twentieth Century" w:cs="Twentieth Century"/>
                <w:sz w:val="24"/>
                <w:szCs w:val="24"/>
              </w:rPr>
              <w:delText>4</w:delText>
            </w:r>
          </w:del>
        </w:sdtContent>
      </w:sdt>
      <w:r>
        <w:rPr>
          <w:rFonts w:ascii="Twentieth Century" w:eastAsia="Twentieth Century" w:hAnsi="Twentieth Century" w:cs="Twentieth Century"/>
          <w:sz w:val="24"/>
          <w:szCs w:val="24"/>
        </w:rPr>
        <w:t xml:space="preserve"> PEs will form groups of 2 making 7 groups to recruit and conduct 7 different trainings to Peer Promoters (PPs). Each of the training groups will be hosting 10 PPs and will be facilitated by 2 PEs and in the end the total number of PPs trained with be 70. Continuing the network, the 70 PPs will forms groups of 2 as well making a total of 35 groups to recruit and conduct 35 trainings to what we will then call Peer Contacts (PCs). Each of the 35 training groups will be hosting 12 or 13 PCs and will be facilitate by 2 PPs and in the end the number of PCs trained will be 430 PCs Finally for the 3 stage model we will be able to reach </w:t>
      </w:r>
      <w:r>
        <w:rPr>
          <w:rFonts w:ascii="Twentieth Century" w:eastAsia="Twentieth Century" w:hAnsi="Twentieth Century" w:cs="Twentieth Century"/>
          <w:b/>
          <w:sz w:val="24"/>
          <w:szCs w:val="24"/>
        </w:rPr>
        <w:t xml:space="preserve">500 </w:t>
      </w:r>
      <w:r>
        <w:rPr>
          <w:rFonts w:ascii="Twentieth Century" w:eastAsia="Twentieth Century" w:hAnsi="Twentieth Century" w:cs="Twentieth Century"/>
          <w:sz w:val="24"/>
          <w:szCs w:val="24"/>
        </w:rPr>
        <w:t>out of school and conflict affected adolescents and youths with knowledge CSE to help them make informed choices about their sexual and reproductive health and rights.</w:t>
      </w:r>
    </w:p>
    <w:sdt>
      <w:sdtPr>
        <w:tag w:val="goog_rdk_32"/>
        <w:id w:val="386470957"/>
      </w:sdtPr>
      <w:sdtEndPr/>
      <w:sdtContent>
        <w:p w14:paraId="58E7F7A9" w14:textId="77777777" w:rsidR="001B3544" w:rsidRPr="001B3544" w:rsidRDefault="00472EBF">
          <w:pPr>
            <w:pBdr>
              <w:top w:val="nil"/>
              <w:left w:val="nil"/>
              <w:bottom w:val="nil"/>
              <w:right w:val="nil"/>
              <w:between w:val="nil"/>
            </w:pBdr>
            <w:ind w:left="360"/>
            <w:jc w:val="both"/>
            <w:rPr>
              <w:ins w:id="32" w:author="12ELEVEN" w:date="2024-05-13T12:25:00Z"/>
              <w:rPrChange w:id="33" w:author="12ELEVEN" w:date="2024-05-13T12:26:00Z">
                <w:rPr>
                  <w:ins w:id="34" w:author="12ELEVEN" w:date="2024-05-13T12:25:00Z"/>
                  <w:color w:val="000000"/>
                </w:rPr>
              </w:rPrChange>
            </w:rPr>
            <w:pPrChange w:id="35" w:author="12ELEVEN" w:date="2024-05-13T12:26:00Z">
              <w:pPr>
                <w:numPr>
                  <w:numId w:val="2"/>
                </w:numPr>
                <w:pBdr>
                  <w:top w:val="nil"/>
                  <w:left w:val="nil"/>
                  <w:bottom w:val="nil"/>
                  <w:right w:val="nil"/>
                  <w:between w:val="nil"/>
                </w:pBdr>
                <w:ind w:left="720" w:hanging="360"/>
                <w:jc w:val="both"/>
              </w:pPr>
            </w:pPrChange>
          </w:pPr>
          <w:sdt>
            <w:sdtPr>
              <w:tag w:val="goog_rdk_31"/>
              <w:id w:val="-1311329665"/>
            </w:sdtPr>
            <w:sdtEndPr/>
            <w:sdtContent>
              <w:proofErr w:type="spellStart"/>
              <w:ins w:id="36" w:author="12ELEVEN" w:date="2024-05-13T12:25:00Z">
                <w:r w:rsidR="003304B9">
                  <w:rPr>
                    <w:color w:val="000000"/>
                  </w:rPr>
                  <w:t>Objecticve</w:t>
                </w:r>
                <w:proofErr w:type="spellEnd"/>
                <w:r w:rsidR="003304B9">
                  <w:rPr>
                    <w:color w:val="000000"/>
                  </w:rPr>
                  <w:t xml:space="preserve"> 4: Carry out a rapid survey in the commune of Bamenda on the provision of comprehensive sexuality education and sexual and reproductive health services for adolescents and young people.</w:t>
                </w:r>
              </w:ins>
            </w:sdtContent>
          </w:sdt>
        </w:p>
      </w:sdtContent>
    </w:sdt>
    <w:sdt>
      <w:sdtPr>
        <w:tag w:val="goog_rdk_34"/>
        <w:id w:val="1266505846"/>
      </w:sdtPr>
      <w:sdtEndPr/>
      <w:sdtContent>
        <w:p w14:paraId="56150468" w14:textId="77777777" w:rsidR="001B3544" w:rsidRPr="001B3544" w:rsidRDefault="00472EBF">
          <w:pPr>
            <w:pBdr>
              <w:top w:val="nil"/>
              <w:left w:val="nil"/>
              <w:bottom w:val="nil"/>
              <w:right w:val="nil"/>
              <w:between w:val="nil"/>
            </w:pBdr>
            <w:jc w:val="both"/>
            <w:rPr>
              <w:ins w:id="37" w:author="12ELEVEN" w:date="2024-05-13T12:25:00Z"/>
              <w:rPrChange w:id="38" w:author="12ELEVEN" w:date="2024-05-13T12:26:00Z">
                <w:rPr>
                  <w:ins w:id="39" w:author="12ELEVEN" w:date="2024-05-13T12:25:00Z"/>
                  <w:color w:val="000000"/>
                </w:rPr>
              </w:rPrChange>
            </w:rPr>
            <w:pPrChange w:id="40" w:author="12ELEVEN" w:date="2024-05-13T12:26:00Z">
              <w:pPr>
                <w:numPr>
                  <w:numId w:val="2"/>
                </w:numPr>
                <w:pBdr>
                  <w:top w:val="nil"/>
                  <w:left w:val="nil"/>
                  <w:bottom w:val="nil"/>
                  <w:right w:val="nil"/>
                  <w:between w:val="nil"/>
                </w:pBdr>
                <w:ind w:left="720" w:hanging="360"/>
                <w:jc w:val="both"/>
              </w:pPr>
            </w:pPrChange>
          </w:pPr>
          <w:sdt>
            <w:sdtPr>
              <w:tag w:val="goog_rdk_33"/>
              <w:id w:val="1057129886"/>
            </w:sdtPr>
            <w:sdtEndPr/>
            <w:sdtContent>
              <w:ins w:id="41" w:author="12ELEVEN" w:date="2024-05-13T12:25:00Z">
                <w:r w:rsidR="003304B9">
                  <w:rPr>
                    <w:color w:val="000000"/>
                  </w:rPr>
                  <w:t>Activity 4.1. To recruit a consultant to carry out a rapid survey on the provision of comprehensive sexuality education and sexual and reproductive health services tailored to adolescent girls and young people in the city of Bamenda.</w:t>
                </w:r>
              </w:ins>
            </w:sdtContent>
          </w:sdt>
        </w:p>
      </w:sdtContent>
    </w:sdt>
    <w:sdt>
      <w:sdtPr>
        <w:tag w:val="goog_rdk_36"/>
        <w:id w:val="-238785761"/>
      </w:sdtPr>
      <w:sdtEndPr/>
      <w:sdtContent>
        <w:p w14:paraId="7F56E6D7" w14:textId="77777777" w:rsidR="001B3544" w:rsidRPr="001B3544" w:rsidRDefault="00472EBF">
          <w:pPr>
            <w:pBdr>
              <w:top w:val="nil"/>
              <w:left w:val="nil"/>
              <w:bottom w:val="nil"/>
              <w:right w:val="nil"/>
              <w:between w:val="nil"/>
            </w:pBdr>
            <w:jc w:val="both"/>
            <w:rPr>
              <w:ins w:id="42" w:author="12ELEVEN" w:date="2024-05-13T12:25:00Z"/>
              <w:rPrChange w:id="43" w:author="12ELEVEN" w:date="2024-05-13T12:26:00Z">
                <w:rPr>
                  <w:ins w:id="44" w:author="12ELEVEN" w:date="2024-05-13T12:25:00Z"/>
                  <w:color w:val="000000"/>
                </w:rPr>
              </w:rPrChange>
            </w:rPr>
            <w:pPrChange w:id="45" w:author="12ELEVEN" w:date="2024-05-13T12:26:00Z">
              <w:pPr>
                <w:numPr>
                  <w:numId w:val="2"/>
                </w:numPr>
                <w:pBdr>
                  <w:top w:val="nil"/>
                  <w:left w:val="nil"/>
                  <w:bottom w:val="nil"/>
                  <w:right w:val="nil"/>
                  <w:between w:val="nil"/>
                </w:pBdr>
                <w:ind w:left="720" w:hanging="360"/>
                <w:jc w:val="both"/>
              </w:pPr>
            </w:pPrChange>
          </w:pPr>
          <w:sdt>
            <w:sdtPr>
              <w:tag w:val="goog_rdk_35"/>
              <w:id w:val="181875463"/>
            </w:sdtPr>
            <w:sdtEndPr/>
            <w:sdtContent>
              <w:ins w:id="46" w:author="12ELEVEN" w:date="2024-05-13T12:25:00Z">
                <w:r w:rsidR="003304B9">
                  <w:rPr>
                    <w:color w:val="000000"/>
                  </w:rPr>
                  <w:t xml:space="preserve">Activity 4.2. </w:t>
                </w:r>
                <w:proofErr w:type="spellStart"/>
                <w:r w:rsidR="003304B9">
                  <w:rPr>
                    <w:color w:val="000000"/>
                  </w:rPr>
                  <w:t>organise</w:t>
                </w:r>
                <w:proofErr w:type="spellEnd"/>
                <w:r w:rsidR="003304B9">
                  <w:rPr>
                    <w:color w:val="000000"/>
                  </w:rPr>
                  <w:t xml:space="preserve"> a workshop to validate the results of the survey in the presence of key stakeholders.</w:t>
                </w:r>
              </w:ins>
            </w:sdtContent>
          </w:sdt>
        </w:p>
      </w:sdtContent>
    </w:sdt>
    <w:sdt>
      <w:sdtPr>
        <w:tag w:val="goog_rdk_38"/>
        <w:id w:val="1821848055"/>
      </w:sdtPr>
      <w:sdtEndPr/>
      <w:sdtContent>
        <w:p w14:paraId="43E2B6DF" w14:textId="77777777" w:rsidR="001B3544" w:rsidRPr="001B3544" w:rsidRDefault="00472EBF">
          <w:pPr>
            <w:pBdr>
              <w:top w:val="nil"/>
              <w:left w:val="nil"/>
              <w:bottom w:val="nil"/>
              <w:right w:val="nil"/>
              <w:between w:val="nil"/>
            </w:pBdr>
            <w:ind w:left="360"/>
            <w:rPr>
              <w:ins w:id="47" w:author="12ELEVEN" w:date="2024-05-13T12:25:00Z"/>
              <w:rPrChange w:id="48" w:author="12ELEVEN" w:date="2024-05-13T12:31:00Z">
                <w:rPr>
                  <w:ins w:id="49" w:author="12ELEVEN" w:date="2024-05-13T12:25:00Z"/>
                  <w:color w:val="000000"/>
                </w:rPr>
              </w:rPrChange>
            </w:rPr>
            <w:pPrChange w:id="50" w:author="12ELEVEN" w:date="2024-05-13T12:31:00Z">
              <w:pPr>
                <w:numPr>
                  <w:numId w:val="2"/>
                </w:numPr>
                <w:pBdr>
                  <w:top w:val="nil"/>
                  <w:left w:val="nil"/>
                  <w:bottom w:val="nil"/>
                  <w:right w:val="nil"/>
                  <w:between w:val="nil"/>
                </w:pBdr>
                <w:ind w:left="720" w:hanging="360"/>
              </w:pPr>
            </w:pPrChange>
          </w:pPr>
          <w:sdt>
            <w:sdtPr>
              <w:tag w:val="goog_rdk_37"/>
              <w:id w:val="-845470186"/>
            </w:sdtPr>
            <w:sdtEndPr/>
            <w:sdtContent>
              <w:ins w:id="51" w:author="12ELEVEN" w:date="2024-05-13T12:25:00Z">
                <w:r w:rsidR="003304B9">
                  <w:rPr>
                    <w:color w:val="000000"/>
                  </w:rPr>
                  <w:t xml:space="preserve">Objective 5. Contribute to the training of 50 students as peer educators on issues of sexual and reproductive health, leadership and communication for social and </w:t>
                </w:r>
                <w:proofErr w:type="spellStart"/>
                <w:r w:rsidR="003304B9">
                  <w:rPr>
                    <w:color w:val="000000"/>
                  </w:rPr>
                  <w:t>behavioural</w:t>
                </w:r>
                <w:proofErr w:type="spellEnd"/>
                <w:r w:rsidR="003304B9">
                  <w:rPr>
                    <w:color w:val="000000"/>
                  </w:rPr>
                  <w:t xml:space="preserve"> change. During a workshop in the city of Garoua, they will be trained to carry out awareness-raising activities in the sites hosting the 24th edition of the university games.</w:t>
                </w:r>
              </w:ins>
            </w:sdtContent>
          </w:sdt>
        </w:p>
      </w:sdtContent>
    </w:sdt>
    <w:sdt>
      <w:sdtPr>
        <w:tag w:val="goog_rdk_40"/>
        <w:id w:val="248310327"/>
      </w:sdtPr>
      <w:sdtEndPr/>
      <w:sdtContent>
        <w:p w14:paraId="6B8E7116" w14:textId="77777777" w:rsidR="001B3544" w:rsidRPr="001B3544" w:rsidRDefault="00472EBF">
          <w:pPr>
            <w:pBdr>
              <w:top w:val="nil"/>
              <w:left w:val="nil"/>
              <w:bottom w:val="nil"/>
              <w:right w:val="nil"/>
              <w:between w:val="nil"/>
            </w:pBdr>
            <w:ind w:left="360"/>
            <w:rPr>
              <w:ins w:id="52" w:author="12ELEVEN" w:date="2024-05-13T12:25:00Z"/>
              <w:rPrChange w:id="53" w:author="12ELEVEN" w:date="2024-05-13T12:31:00Z">
                <w:rPr>
                  <w:ins w:id="54" w:author="12ELEVEN" w:date="2024-05-13T12:25:00Z"/>
                  <w:color w:val="000000"/>
                </w:rPr>
              </w:rPrChange>
            </w:rPr>
            <w:pPrChange w:id="55" w:author="12ELEVEN" w:date="2024-05-13T12:31:00Z">
              <w:pPr>
                <w:numPr>
                  <w:numId w:val="2"/>
                </w:numPr>
                <w:pBdr>
                  <w:top w:val="nil"/>
                  <w:left w:val="nil"/>
                  <w:bottom w:val="nil"/>
                  <w:right w:val="nil"/>
                  <w:between w:val="nil"/>
                </w:pBdr>
                <w:ind w:left="720" w:hanging="360"/>
              </w:pPr>
            </w:pPrChange>
          </w:pPr>
          <w:sdt>
            <w:sdtPr>
              <w:tag w:val="goog_rdk_39"/>
              <w:id w:val="561829028"/>
            </w:sdtPr>
            <w:sdtEndPr/>
            <w:sdtContent>
              <w:ins w:id="56" w:author="12ELEVEN" w:date="2024-05-13T12:25:00Z">
                <w:r w:rsidR="003304B9">
                  <w:rPr>
                    <w:color w:val="000000"/>
                  </w:rPr>
                  <w:t>Activity 5.1. facilitating the training workshop for 50 teenagers and young people as peer educators during the Garoua university games.</w:t>
                </w:r>
              </w:ins>
            </w:sdtContent>
          </w:sdt>
        </w:p>
      </w:sdtContent>
    </w:sdt>
    <w:sdt>
      <w:sdtPr>
        <w:tag w:val="goog_rdk_42"/>
        <w:id w:val="-318511483"/>
      </w:sdtPr>
      <w:sdtEndPr/>
      <w:sdtContent>
        <w:p w14:paraId="52953E4B" w14:textId="77777777" w:rsidR="001B3544" w:rsidRPr="001B3544" w:rsidRDefault="00472EBF">
          <w:pPr>
            <w:pBdr>
              <w:top w:val="nil"/>
              <w:left w:val="nil"/>
              <w:bottom w:val="nil"/>
              <w:right w:val="nil"/>
              <w:between w:val="nil"/>
            </w:pBdr>
            <w:ind w:left="360"/>
            <w:rPr>
              <w:ins w:id="57" w:author="12ELEVEN" w:date="2024-05-13T12:25:00Z"/>
              <w:rPrChange w:id="58" w:author="12ELEVEN" w:date="2024-05-13T12:43:00Z">
                <w:rPr>
                  <w:ins w:id="59" w:author="12ELEVEN" w:date="2024-05-13T12:25:00Z"/>
                  <w:color w:val="000000"/>
                </w:rPr>
              </w:rPrChange>
            </w:rPr>
            <w:pPrChange w:id="60" w:author="12ELEVEN" w:date="2024-05-13T12:43:00Z">
              <w:pPr>
                <w:numPr>
                  <w:numId w:val="2"/>
                </w:numPr>
                <w:pBdr>
                  <w:top w:val="nil"/>
                  <w:left w:val="nil"/>
                  <w:bottom w:val="nil"/>
                  <w:right w:val="nil"/>
                  <w:between w:val="nil"/>
                </w:pBdr>
                <w:ind w:left="720" w:hanging="360"/>
              </w:pPr>
            </w:pPrChange>
          </w:pPr>
          <w:sdt>
            <w:sdtPr>
              <w:tag w:val="goog_rdk_41"/>
              <w:id w:val="-1449157666"/>
            </w:sdtPr>
            <w:sdtEndPr/>
            <w:sdtContent>
              <w:ins w:id="61" w:author="12ELEVEN" w:date="2024-05-13T12:25:00Z">
                <w:r w:rsidR="003304B9">
                  <w:rPr>
                    <w:color w:val="000000"/>
                  </w:rPr>
                  <w:t>Objective 6. Contribute to the implementation of communication/awareness-raising activities for at least 10,000 adolescents and young people, as well as the provision of SRH/FP/HIV services to at least 300 adolescents and young people</w:t>
                </w:r>
              </w:ins>
            </w:sdtContent>
          </w:sdt>
        </w:p>
      </w:sdtContent>
    </w:sdt>
    <w:sdt>
      <w:sdtPr>
        <w:tag w:val="goog_rdk_44"/>
        <w:id w:val="-671022289"/>
      </w:sdtPr>
      <w:sdtEndPr/>
      <w:sdtContent>
        <w:p w14:paraId="4283B344" w14:textId="77777777" w:rsidR="001B3544" w:rsidRPr="001B3544" w:rsidRDefault="00472EBF">
          <w:pPr>
            <w:pBdr>
              <w:top w:val="nil"/>
              <w:left w:val="nil"/>
              <w:bottom w:val="nil"/>
              <w:right w:val="nil"/>
              <w:between w:val="nil"/>
            </w:pBdr>
            <w:ind w:left="360"/>
            <w:rPr>
              <w:ins w:id="62" w:author="12ELEVEN" w:date="2024-05-13T12:25:00Z"/>
              <w:rPrChange w:id="63" w:author="12ELEVEN" w:date="2024-05-13T12:43:00Z">
                <w:rPr>
                  <w:ins w:id="64" w:author="12ELEVEN" w:date="2024-05-13T12:25:00Z"/>
                  <w:color w:val="000000"/>
                </w:rPr>
              </w:rPrChange>
            </w:rPr>
            <w:pPrChange w:id="65" w:author="12ELEVEN" w:date="2024-05-13T12:43:00Z">
              <w:pPr>
                <w:numPr>
                  <w:numId w:val="2"/>
                </w:numPr>
                <w:pBdr>
                  <w:top w:val="nil"/>
                  <w:left w:val="nil"/>
                  <w:bottom w:val="nil"/>
                  <w:right w:val="nil"/>
                  <w:between w:val="nil"/>
                </w:pBdr>
                <w:ind w:left="720" w:hanging="360"/>
              </w:pPr>
            </w:pPrChange>
          </w:pPr>
          <w:sdt>
            <w:sdtPr>
              <w:tag w:val="goog_rdk_43"/>
              <w:id w:val="-155152543"/>
            </w:sdtPr>
            <w:sdtEndPr/>
            <w:sdtContent>
              <w:ins w:id="66" w:author="12ELEVEN" w:date="2024-05-13T12:25:00Z">
                <w:r w:rsidR="003304B9">
                  <w:rPr>
                    <w:color w:val="000000"/>
                  </w:rPr>
                  <w:t>Activity 6.1. Support peer educators and other supervisors in implementing communication activities and generating demand for SRH/FP services during the 24th Garoua University Games</w:t>
                </w:r>
              </w:ins>
            </w:sdtContent>
          </w:sdt>
        </w:p>
      </w:sdtContent>
    </w:sdt>
    <w:sdt>
      <w:sdtPr>
        <w:tag w:val="goog_rdk_46"/>
        <w:id w:val="1119796109"/>
      </w:sdtPr>
      <w:sdtEndPr/>
      <w:sdtContent>
        <w:p w14:paraId="51810062" w14:textId="77777777" w:rsidR="001B3544" w:rsidRPr="001B3544" w:rsidRDefault="00472EBF">
          <w:pPr>
            <w:pBdr>
              <w:top w:val="nil"/>
              <w:left w:val="nil"/>
              <w:bottom w:val="nil"/>
              <w:right w:val="nil"/>
              <w:between w:val="nil"/>
            </w:pBdr>
            <w:ind w:left="360"/>
            <w:rPr>
              <w:ins w:id="67" w:author="12ELEVEN" w:date="2024-05-13T12:25:00Z"/>
              <w:rPrChange w:id="68" w:author="12ELEVEN" w:date="2024-05-13T12:43:00Z">
                <w:rPr>
                  <w:ins w:id="69" w:author="12ELEVEN" w:date="2024-05-13T12:25:00Z"/>
                  <w:color w:val="000000"/>
                </w:rPr>
              </w:rPrChange>
            </w:rPr>
            <w:pPrChange w:id="70" w:author="12ELEVEN" w:date="2024-05-13T12:43:00Z">
              <w:pPr>
                <w:numPr>
                  <w:numId w:val="2"/>
                </w:numPr>
                <w:pBdr>
                  <w:top w:val="nil"/>
                  <w:left w:val="nil"/>
                  <w:bottom w:val="nil"/>
                  <w:right w:val="nil"/>
                  <w:between w:val="nil"/>
                </w:pBdr>
                <w:ind w:left="720" w:hanging="360"/>
              </w:pPr>
            </w:pPrChange>
          </w:pPr>
          <w:sdt>
            <w:sdtPr>
              <w:tag w:val="goog_rdk_45"/>
              <w:id w:val="1528907768"/>
            </w:sdtPr>
            <w:sdtEndPr/>
            <w:sdtContent/>
          </w:sdt>
        </w:p>
      </w:sdtContent>
    </w:sdt>
    <w:sdt>
      <w:sdtPr>
        <w:tag w:val="goog_rdk_48"/>
        <w:id w:val="1560517482"/>
      </w:sdtPr>
      <w:sdtEndPr/>
      <w:sdtContent>
        <w:p w14:paraId="5CF890C8" w14:textId="77777777" w:rsidR="001B3544" w:rsidRDefault="00472EBF">
          <w:pPr>
            <w:tabs>
              <w:tab w:val="left" w:pos="7551"/>
            </w:tabs>
            <w:jc w:val="both"/>
            <w:rPr>
              <w:ins w:id="71" w:author="12ELEVEN" w:date="2024-05-13T12:25:00Z"/>
              <w:rFonts w:ascii="Times New Roman" w:eastAsia="Times New Roman" w:hAnsi="Times New Roman" w:cs="Times New Roman"/>
              <w:b/>
              <w:sz w:val="24"/>
              <w:szCs w:val="24"/>
            </w:rPr>
          </w:pPr>
          <w:sdt>
            <w:sdtPr>
              <w:tag w:val="goog_rdk_47"/>
              <w:id w:val="1966229343"/>
            </w:sdtPr>
            <w:sdtEndPr/>
            <w:sdtContent/>
          </w:sdt>
        </w:p>
      </w:sdtContent>
    </w:sdt>
    <w:sdt>
      <w:sdtPr>
        <w:tag w:val="goog_rdk_50"/>
        <w:id w:val="489528476"/>
      </w:sdtPr>
      <w:sdtEndPr/>
      <w:sdtContent>
        <w:p w14:paraId="46D7390C" w14:textId="77777777" w:rsidR="001B3544" w:rsidRDefault="00472EBF">
          <w:pPr>
            <w:tabs>
              <w:tab w:val="left" w:pos="7551"/>
            </w:tabs>
            <w:jc w:val="both"/>
            <w:rPr>
              <w:ins w:id="72" w:author="12ELEVEN" w:date="2024-05-13T12:25:00Z"/>
              <w:rFonts w:ascii="Times New Roman" w:eastAsia="Times New Roman" w:hAnsi="Times New Roman" w:cs="Times New Roman"/>
              <w:b/>
              <w:sz w:val="24"/>
              <w:szCs w:val="24"/>
            </w:rPr>
          </w:pPr>
          <w:sdt>
            <w:sdtPr>
              <w:tag w:val="goog_rdk_49"/>
              <w:id w:val="-1706784399"/>
            </w:sdtPr>
            <w:sdtEndPr/>
            <w:sdtContent/>
          </w:sdt>
        </w:p>
      </w:sdtContent>
    </w:sdt>
    <w:sdt>
      <w:sdtPr>
        <w:tag w:val="goog_rdk_52"/>
        <w:id w:val="314149397"/>
      </w:sdtPr>
      <w:sdtEndPr/>
      <w:sdtContent>
        <w:p w14:paraId="49B46CE2" w14:textId="77777777" w:rsidR="001B3544" w:rsidRDefault="00472EBF">
          <w:pPr>
            <w:tabs>
              <w:tab w:val="left" w:pos="7551"/>
            </w:tabs>
            <w:jc w:val="both"/>
            <w:rPr>
              <w:ins w:id="73" w:author="12ELEVEN" w:date="2024-05-13T12:25:00Z"/>
              <w:rFonts w:ascii="Times New Roman" w:eastAsia="Times New Roman" w:hAnsi="Times New Roman" w:cs="Times New Roman"/>
              <w:b/>
              <w:sz w:val="24"/>
              <w:szCs w:val="24"/>
            </w:rPr>
          </w:pPr>
          <w:sdt>
            <w:sdtPr>
              <w:tag w:val="goog_rdk_51"/>
              <w:id w:val="2003781349"/>
            </w:sdtPr>
            <w:sdtEndPr/>
            <w:sdtContent/>
          </w:sdt>
        </w:p>
      </w:sdtContent>
    </w:sdt>
    <w:sdt>
      <w:sdtPr>
        <w:tag w:val="goog_rdk_54"/>
        <w:id w:val="-63267616"/>
      </w:sdtPr>
      <w:sdtEndPr/>
      <w:sdtContent>
        <w:p w14:paraId="29C1E6AE" w14:textId="77777777" w:rsidR="001B3544" w:rsidRDefault="00472EBF">
          <w:pPr>
            <w:tabs>
              <w:tab w:val="left" w:pos="7551"/>
            </w:tabs>
            <w:jc w:val="both"/>
            <w:rPr>
              <w:ins w:id="74" w:author="12ELEVEN" w:date="2024-05-13T12:25:00Z"/>
              <w:rFonts w:ascii="Times New Roman" w:eastAsia="Times New Roman" w:hAnsi="Times New Roman" w:cs="Times New Roman"/>
              <w:b/>
              <w:sz w:val="24"/>
              <w:szCs w:val="24"/>
            </w:rPr>
          </w:pPr>
          <w:sdt>
            <w:sdtPr>
              <w:tag w:val="goog_rdk_53"/>
              <w:id w:val="-1334603113"/>
            </w:sdtPr>
            <w:sdtEndPr/>
            <w:sdtContent/>
          </w:sdt>
        </w:p>
      </w:sdtContent>
    </w:sdt>
    <w:p w14:paraId="0EBB6D1E" w14:textId="77777777" w:rsidR="001B3544" w:rsidRDefault="001B3544">
      <w:pPr>
        <w:tabs>
          <w:tab w:val="left" w:pos="7551"/>
        </w:tabs>
        <w:jc w:val="both"/>
        <w:rPr>
          <w:rFonts w:ascii="Times New Roman" w:eastAsia="Times New Roman" w:hAnsi="Times New Roman" w:cs="Times New Roman"/>
          <w:b/>
          <w:sz w:val="24"/>
          <w:szCs w:val="24"/>
        </w:rPr>
      </w:pPr>
    </w:p>
    <w:p w14:paraId="4755CB73" w14:textId="77777777" w:rsidR="001B3544" w:rsidRDefault="003304B9">
      <w:pPr>
        <w:tabs>
          <w:tab w:val="left" w:pos="7551"/>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 Expected Results.</w:t>
      </w:r>
    </w:p>
    <w:p w14:paraId="416AD36B" w14:textId="77777777" w:rsidR="001B3544" w:rsidRDefault="003304B9">
      <w:pPr>
        <w:shd w:val="clear" w:color="auto" w:fill="FFFFFF"/>
        <w:spacing w:after="120" w:line="240" w:lineRule="auto"/>
        <w:jc w:val="both"/>
        <w:rPr>
          <w:rFonts w:ascii="Twentieth Century" w:eastAsia="Twentieth Century" w:hAnsi="Twentieth Century" w:cs="Twentieth Century"/>
          <w:sz w:val="24"/>
          <w:szCs w:val="24"/>
        </w:rPr>
      </w:pPr>
      <w:r>
        <w:rPr>
          <w:rFonts w:ascii="Twentieth Century" w:eastAsia="Twentieth Century" w:hAnsi="Twentieth Century" w:cs="Twentieth Century"/>
          <w:sz w:val="24"/>
          <w:szCs w:val="24"/>
        </w:rPr>
        <w:t>4.1. Successful execution of the buy-in Stakeholders meeting and stakeholder giving unflinching support and collaboration in the project implementation and direction.</w:t>
      </w:r>
    </w:p>
    <w:p w14:paraId="3A3D8524" w14:textId="77777777" w:rsidR="001B3544" w:rsidRDefault="003304B9">
      <w:pPr>
        <w:shd w:val="clear" w:color="auto" w:fill="FFFFFF"/>
        <w:spacing w:after="120" w:line="240" w:lineRule="auto"/>
        <w:jc w:val="both"/>
        <w:rPr>
          <w:rFonts w:ascii="Twentieth Century" w:eastAsia="Twentieth Century" w:hAnsi="Twentieth Century" w:cs="Twentieth Century"/>
          <w:b/>
          <w:sz w:val="24"/>
          <w:szCs w:val="24"/>
        </w:rPr>
      </w:pPr>
      <w:r>
        <w:rPr>
          <w:rFonts w:ascii="Twentieth Century" w:eastAsia="Twentieth Century" w:hAnsi="Twentieth Century" w:cs="Twentieth Century"/>
          <w:sz w:val="24"/>
          <w:szCs w:val="24"/>
        </w:rPr>
        <w:t xml:space="preserve">4.2. Increased knowledge on CSE and peer education skill for </w:t>
      </w:r>
      <w:sdt>
        <w:sdtPr>
          <w:tag w:val="goog_rdk_55"/>
          <w:id w:val="-1922476855"/>
        </w:sdtPr>
        <w:sdtEndPr/>
        <w:sdtContent>
          <w:ins w:id="75" w:author="juliette Raina Fouamno" w:date="2024-05-14T12:13:00Z">
            <w:r>
              <w:rPr>
                <w:rFonts w:ascii="Twentieth Century" w:eastAsia="Twentieth Century" w:hAnsi="Twentieth Century" w:cs="Twentieth Century"/>
                <w:sz w:val="24"/>
                <w:szCs w:val="24"/>
              </w:rPr>
              <w:t>30</w:t>
            </w:r>
          </w:ins>
        </w:sdtContent>
      </w:sdt>
      <w:sdt>
        <w:sdtPr>
          <w:tag w:val="goog_rdk_56"/>
          <w:id w:val="-347328685"/>
        </w:sdtPr>
        <w:sdtEndPr/>
        <w:sdtContent>
          <w:del w:id="76" w:author="juliette Raina Fouamno" w:date="2024-05-14T12:13:00Z">
            <w:r>
              <w:rPr>
                <w:rFonts w:ascii="Twentieth Century" w:eastAsia="Twentieth Century" w:hAnsi="Twentieth Century" w:cs="Twentieth Century"/>
                <w:b/>
                <w:sz w:val="24"/>
                <w:szCs w:val="24"/>
              </w:rPr>
              <w:delText>24</w:delText>
            </w:r>
          </w:del>
        </w:sdtContent>
      </w:sdt>
      <w:r>
        <w:rPr>
          <w:rFonts w:ascii="Twentieth Century" w:eastAsia="Twentieth Century" w:hAnsi="Twentieth Century" w:cs="Twentieth Century"/>
          <w:b/>
          <w:sz w:val="24"/>
          <w:szCs w:val="24"/>
        </w:rPr>
        <w:t xml:space="preserve"> </w:t>
      </w:r>
      <w:r>
        <w:rPr>
          <w:rFonts w:ascii="Twentieth Century" w:eastAsia="Twentieth Century" w:hAnsi="Twentieth Century" w:cs="Twentieth Century"/>
          <w:sz w:val="24"/>
          <w:szCs w:val="24"/>
        </w:rPr>
        <w:t>Peer educators and increased skilled to transfer knowledge to their peers in and out of school.</w:t>
      </w:r>
    </w:p>
    <w:sdt>
      <w:sdtPr>
        <w:tag w:val="goog_rdk_60"/>
        <w:id w:val="-2037581899"/>
      </w:sdtPr>
      <w:sdtEndPr/>
      <w:sdtContent>
        <w:p w14:paraId="652984AD" w14:textId="77777777" w:rsidR="001B3544" w:rsidRDefault="003304B9">
          <w:pPr>
            <w:shd w:val="clear" w:color="auto" w:fill="FFFFFF"/>
            <w:spacing w:after="120" w:line="240" w:lineRule="auto"/>
            <w:jc w:val="both"/>
            <w:rPr>
              <w:ins w:id="77" w:author="12ELEVEN" w:date="2024-05-13T12:46:00Z"/>
              <w:rFonts w:ascii="Twentieth Century" w:eastAsia="Twentieth Century" w:hAnsi="Twentieth Century" w:cs="Twentieth Century"/>
              <w:sz w:val="24"/>
              <w:szCs w:val="24"/>
            </w:rPr>
          </w:pPr>
          <w:r>
            <w:rPr>
              <w:rFonts w:ascii="Twentieth Century" w:eastAsia="Twentieth Century" w:hAnsi="Twentieth Century" w:cs="Twentieth Century"/>
              <w:sz w:val="24"/>
              <w:szCs w:val="24"/>
            </w:rPr>
            <w:t xml:space="preserve">4.3. Increased knowledge on CSE for </w:t>
          </w:r>
          <w:sdt>
            <w:sdtPr>
              <w:tag w:val="goog_rdk_57"/>
              <w:id w:val="-1050225538"/>
            </w:sdtPr>
            <w:sdtEndPr/>
            <w:sdtContent>
              <w:ins w:id="78" w:author="juliette Raina Fouamno" w:date="2024-05-14T12:16:00Z">
                <w:r>
                  <w:rPr>
                    <w:rFonts w:ascii="Twentieth Century" w:eastAsia="Twentieth Century" w:hAnsi="Twentieth Century" w:cs="Twentieth Century"/>
                    <w:sz w:val="24"/>
                    <w:szCs w:val="24"/>
                  </w:rPr>
                  <w:t>20</w:t>
                </w:r>
              </w:ins>
            </w:sdtContent>
          </w:sdt>
          <w:sdt>
            <w:sdtPr>
              <w:tag w:val="goog_rdk_58"/>
              <w:id w:val="1105380069"/>
            </w:sdtPr>
            <w:sdtEndPr/>
            <w:sdtContent>
              <w:del w:id="79" w:author="juliette Raina Fouamno" w:date="2024-05-14T12:16:00Z">
                <w:r>
                  <w:rPr>
                    <w:rFonts w:ascii="Twentieth Century" w:eastAsia="Twentieth Century" w:hAnsi="Twentieth Century" w:cs="Twentieth Century"/>
                    <w:b/>
                    <w:sz w:val="24"/>
                    <w:szCs w:val="24"/>
                  </w:rPr>
                  <w:delText>15</w:delText>
                </w:r>
              </w:del>
            </w:sdtContent>
          </w:sdt>
          <w:r>
            <w:rPr>
              <w:rFonts w:ascii="Twentieth Century" w:eastAsia="Twentieth Century" w:hAnsi="Twentieth Century" w:cs="Twentieth Century"/>
              <w:b/>
              <w:sz w:val="24"/>
              <w:szCs w:val="24"/>
            </w:rPr>
            <w:t>00</w:t>
          </w:r>
          <w:r>
            <w:rPr>
              <w:rFonts w:ascii="Twentieth Century" w:eastAsia="Twentieth Century" w:hAnsi="Twentieth Century" w:cs="Twentieth Century"/>
              <w:sz w:val="24"/>
              <w:szCs w:val="24"/>
            </w:rPr>
            <w:t xml:space="preserve"> adolescent girls and boys in and out school and increased ability and competence to make informed choices about their sexual and reproductive health and rights</w:t>
          </w:r>
          <w:sdt>
            <w:sdtPr>
              <w:tag w:val="goog_rdk_59"/>
              <w:id w:val="662277042"/>
            </w:sdtPr>
            <w:sdtEndPr/>
            <w:sdtContent/>
          </w:sdt>
        </w:p>
      </w:sdtContent>
    </w:sdt>
    <w:sdt>
      <w:sdtPr>
        <w:tag w:val="goog_rdk_62"/>
        <w:id w:val="-1690750100"/>
      </w:sdtPr>
      <w:sdtEndPr/>
      <w:sdtContent>
        <w:p w14:paraId="04D3CF72" w14:textId="77777777" w:rsidR="001B3544" w:rsidRDefault="00472EBF">
          <w:pPr>
            <w:shd w:val="clear" w:color="auto" w:fill="FFFFFF"/>
            <w:spacing w:after="120" w:line="240" w:lineRule="auto"/>
            <w:jc w:val="both"/>
            <w:rPr>
              <w:ins w:id="80" w:author="12ELEVEN" w:date="2024-05-13T12:46:00Z"/>
              <w:rFonts w:ascii="Twentieth Century" w:eastAsia="Twentieth Century" w:hAnsi="Twentieth Century" w:cs="Twentieth Century"/>
              <w:sz w:val="24"/>
              <w:szCs w:val="24"/>
            </w:rPr>
          </w:pPr>
          <w:sdt>
            <w:sdtPr>
              <w:tag w:val="goog_rdk_61"/>
              <w:id w:val="1338499171"/>
            </w:sdtPr>
            <w:sdtEndPr/>
            <w:sdtContent>
              <w:ins w:id="81" w:author="12ELEVEN" w:date="2024-05-13T12:46:00Z">
                <w:r w:rsidR="003304B9">
                  <w:rPr>
                    <w:rFonts w:ascii="Twentieth Century" w:eastAsia="Twentieth Century" w:hAnsi="Twentieth Century" w:cs="Twentieth Century"/>
                    <w:sz w:val="24"/>
                    <w:szCs w:val="24"/>
                  </w:rPr>
                  <w:t>4.4. Basic data on comprehensive sexuality education activities and services for adolescents and young people in the commune of Bamenda are available</w:t>
                </w:r>
              </w:ins>
            </w:sdtContent>
          </w:sdt>
        </w:p>
      </w:sdtContent>
    </w:sdt>
    <w:sdt>
      <w:sdtPr>
        <w:tag w:val="goog_rdk_64"/>
        <w:id w:val="2045332148"/>
      </w:sdtPr>
      <w:sdtEndPr/>
      <w:sdtContent>
        <w:p w14:paraId="4CC9FFC9" w14:textId="77777777" w:rsidR="001B3544" w:rsidRDefault="00472EBF">
          <w:pPr>
            <w:shd w:val="clear" w:color="auto" w:fill="FFFFFF"/>
            <w:spacing w:after="120" w:line="240" w:lineRule="auto"/>
            <w:jc w:val="both"/>
            <w:rPr>
              <w:ins w:id="82" w:author="12ELEVEN" w:date="2024-05-13T12:46:00Z"/>
              <w:rFonts w:ascii="Twentieth Century" w:eastAsia="Twentieth Century" w:hAnsi="Twentieth Century" w:cs="Twentieth Century"/>
              <w:sz w:val="24"/>
              <w:szCs w:val="24"/>
            </w:rPr>
          </w:pPr>
          <w:sdt>
            <w:sdtPr>
              <w:tag w:val="goog_rdk_63"/>
              <w:id w:val="94364186"/>
            </w:sdtPr>
            <w:sdtEndPr/>
            <w:sdtContent>
              <w:ins w:id="83" w:author="12ELEVEN" w:date="2024-05-13T12:46:00Z">
                <w:r w:rsidR="003304B9">
                  <w:rPr>
                    <w:rFonts w:ascii="Twentieth Century" w:eastAsia="Twentieth Century" w:hAnsi="Twentieth Century" w:cs="Twentieth Century"/>
                    <w:sz w:val="24"/>
                    <w:szCs w:val="24"/>
                  </w:rPr>
                  <w:t xml:space="preserve">4.5. The capacities of 50 adolescents and young people are strengthened on the issues of HIV, prevention of teenage pregnancy, family planning and communication for social and </w:t>
                </w:r>
                <w:proofErr w:type="spellStart"/>
                <w:r w:rsidR="003304B9">
                  <w:rPr>
                    <w:rFonts w:ascii="Twentieth Century" w:eastAsia="Twentieth Century" w:hAnsi="Twentieth Century" w:cs="Twentieth Century"/>
                    <w:sz w:val="24"/>
                    <w:szCs w:val="24"/>
                  </w:rPr>
                  <w:t>behavioural</w:t>
                </w:r>
                <w:proofErr w:type="spellEnd"/>
                <w:r w:rsidR="003304B9">
                  <w:rPr>
                    <w:rFonts w:ascii="Twentieth Century" w:eastAsia="Twentieth Century" w:hAnsi="Twentieth Century" w:cs="Twentieth Century"/>
                    <w:sz w:val="24"/>
                    <w:szCs w:val="24"/>
                  </w:rPr>
                  <w:t xml:space="preserve"> change</w:t>
                </w:r>
              </w:ins>
            </w:sdtContent>
          </w:sdt>
        </w:p>
      </w:sdtContent>
    </w:sdt>
    <w:p w14:paraId="7C66A4C6" w14:textId="77777777" w:rsidR="001B3544" w:rsidRDefault="00472EBF">
      <w:pPr>
        <w:shd w:val="clear" w:color="auto" w:fill="FFFFFF"/>
        <w:spacing w:after="120" w:line="240" w:lineRule="auto"/>
        <w:jc w:val="both"/>
        <w:rPr>
          <w:rFonts w:ascii="Twentieth Century" w:eastAsia="Twentieth Century" w:hAnsi="Twentieth Century" w:cs="Twentieth Century"/>
          <w:b/>
          <w:sz w:val="24"/>
          <w:szCs w:val="24"/>
        </w:rPr>
      </w:pPr>
      <w:sdt>
        <w:sdtPr>
          <w:tag w:val="goog_rdk_65"/>
          <w:id w:val="1020285547"/>
        </w:sdtPr>
        <w:sdtEndPr/>
        <w:sdtContent>
          <w:ins w:id="84" w:author="12ELEVEN" w:date="2024-05-13T12:46:00Z">
            <w:r w:rsidR="003304B9">
              <w:rPr>
                <w:rFonts w:ascii="Twentieth Century" w:eastAsia="Twentieth Century" w:hAnsi="Twentieth Century" w:cs="Twentieth Century"/>
                <w:sz w:val="24"/>
                <w:szCs w:val="24"/>
              </w:rPr>
              <w:t>4.6. At least 10,000 adolescents and young people are educated about STIs, HIV/AIDS and family planning, and at least 300 young people benefit from integrated SRH and family planning services</w:t>
            </w:r>
          </w:ins>
        </w:sdtContent>
      </w:sdt>
    </w:p>
    <w:p w14:paraId="08CC2935" w14:textId="77777777" w:rsidR="001B3544" w:rsidRDefault="001B3544">
      <w:pPr>
        <w:pBdr>
          <w:top w:val="nil"/>
          <w:left w:val="nil"/>
          <w:bottom w:val="nil"/>
          <w:right w:val="nil"/>
          <w:between w:val="nil"/>
        </w:pBdr>
        <w:shd w:val="clear" w:color="auto" w:fill="FFFFFF"/>
        <w:spacing w:line="240" w:lineRule="auto"/>
        <w:ind w:left="720"/>
        <w:jc w:val="both"/>
        <w:rPr>
          <w:rFonts w:ascii="Times New Roman" w:eastAsia="Times New Roman" w:hAnsi="Times New Roman" w:cs="Times New Roman"/>
          <w:b/>
          <w:color w:val="000000"/>
          <w:sz w:val="24"/>
          <w:szCs w:val="24"/>
        </w:rPr>
      </w:pPr>
    </w:p>
    <w:p w14:paraId="1B5591AD" w14:textId="77777777" w:rsidR="001B3544" w:rsidRDefault="001B3544"/>
    <w:p w14:paraId="3CC24EE6" w14:textId="77777777" w:rsidR="001B3544" w:rsidRDefault="001B3544"/>
    <w:p w14:paraId="0559981D" w14:textId="77777777" w:rsidR="001B3544" w:rsidRDefault="001B3544"/>
    <w:p w14:paraId="592D39BF" w14:textId="77777777" w:rsidR="001B3544" w:rsidRDefault="001B3544"/>
    <w:p w14:paraId="370D2A7B" w14:textId="77777777" w:rsidR="001B3544" w:rsidRDefault="001B3544"/>
    <w:bookmarkStart w:id="85" w:name="_heading=h.1fob9te" w:colFirst="0" w:colLast="0" w:displacedByCustomXml="next"/>
    <w:bookmarkEnd w:id="85" w:displacedByCustomXml="next"/>
    <w:sdt>
      <w:sdtPr>
        <w:tag w:val="goog_rdk_68"/>
        <w:id w:val="-1991931103"/>
      </w:sdtPr>
      <w:sdtEndPr/>
      <w:sdtContent>
        <w:p w14:paraId="0F237F36" w14:textId="77777777" w:rsidR="001B3544" w:rsidRDefault="00472EBF">
          <w:pPr>
            <w:rPr>
              <w:del w:id="86" w:author="12ELEVEN" w:date="2024-05-14T05:45:00Z"/>
            </w:rPr>
          </w:pPr>
          <w:sdt>
            <w:sdtPr>
              <w:tag w:val="goog_rdk_67"/>
              <w:id w:val="494234283"/>
            </w:sdtPr>
            <w:sdtEndPr/>
            <w:sdtContent/>
          </w:sdt>
        </w:p>
      </w:sdtContent>
    </w:sdt>
    <w:sdt>
      <w:sdtPr>
        <w:tag w:val="goog_rdk_70"/>
        <w:id w:val="-1890724932"/>
      </w:sdtPr>
      <w:sdtEndPr/>
      <w:sdtContent>
        <w:p w14:paraId="5FD3FBE1" w14:textId="77777777" w:rsidR="001B3544" w:rsidRDefault="00472EBF">
          <w:pPr>
            <w:rPr>
              <w:del w:id="87" w:author="12ELEVEN" w:date="2024-05-14T05:45:00Z"/>
            </w:rPr>
            <w:sectPr w:rsidR="001B3544">
              <w:footerReference w:type="default" r:id="rId13"/>
              <w:pgSz w:w="12240" w:h="15840"/>
              <w:pgMar w:top="1440" w:right="1440" w:bottom="1440" w:left="1440" w:header="720" w:footer="720" w:gutter="0"/>
              <w:pgNumType w:start="1"/>
              <w:cols w:space="720"/>
            </w:sectPr>
          </w:pPr>
          <w:sdt>
            <w:sdtPr>
              <w:tag w:val="goog_rdk_69"/>
              <w:id w:val="27006693"/>
            </w:sdtPr>
            <w:sdtEndPr/>
            <w:sdtContent/>
          </w:sdt>
        </w:p>
      </w:sdtContent>
    </w:sdt>
    <w:p w14:paraId="6272C898" w14:textId="77777777" w:rsidR="001B3544" w:rsidRDefault="001B3544">
      <w:pPr>
        <w:tabs>
          <w:tab w:val="left" w:pos="11489"/>
        </w:tabs>
      </w:pPr>
    </w:p>
    <w:sectPr w:rsidR="001B3544">
      <w:pgSz w:w="12240" w:h="15840" w:orient="portrait"/>
      <w:pgMar w:top="1440" w:right="1440" w:bottom="1440" w:left="1440" w:header="720" w:footer="720" w:gutter="0"/>
      <w:cols w:space="720"/>
      <w:sectPrChange w:id="88" w:author="12ELEVEN" w:date="2024-05-14T05:45:00Z">
        <w:sectPr w:rsidR="001B3544">
          <w:pgSz w:w="15840" w:h="12240"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7" w:author="juliette Raina Fouamno" w:date="2024-05-14T12:16:00Z" w:initials="">
    <w:p w14:paraId="68865199" w14:textId="77777777" w:rsidR="001B3544" w:rsidRDefault="003304B9">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Add with the new number of peer educator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886519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8865199" w16cid:durableId="2B3084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083E59" w14:textId="77777777" w:rsidR="00472EBF" w:rsidRDefault="00472EBF">
      <w:pPr>
        <w:spacing w:after="0" w:line="240" w:lineRule="auto"/>
      </w:pPr>
      <w:r>
        <w:separator/>
      </w:r>
    </w:p>
  </w:endnote>
  <w:endnote w:type="continuationSeparator" w:id="0">
    <w:p w14:paraId="50FAF060" w14:textId="77777777" w:rsidR="00472EBF" w:rsidRDefault="00472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MT">
    <w:panose1 w:val="00000000000000000000"/>
    <w:charset w:val="00"/>
    <w:family w:val="roman"/>
    <w:notTrueType/>
    <w:pitch w:val="default"/>
  </w:font>
  <w:font w:name="Gotham Narrow Book">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wentieth Century">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83D040" w14:textId="77777777" w:rsidR="001B3544" w:rsidRDefault="003304B9">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F500F">
      <w:rPr>
        <w:noProof/>
        <w:color w:val="000000"/>
      </w:rPr>
      <w:t>2</w:t>
    </w:r>
    <w:r>
      <w:rPr>
        <w:color w:val="000000"/>
      </w:rPr>
      <w:fldChar w:fldCharType="end"/>
    </w:r>
  </w:p>
  <w:p w14:paraId="57D8E5D1" w14:textId="77777777" w:rsidR="001B3544" w:rsidRDefault="001B354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6F4228" w14:textId="77777777" w:rsidR="00472EBF" w:rsidRDefault="00472EBF">
      <w:pPr>
        <w:spacing w:after="0" w:line="240" w:lineRule="auto"/>
      </w:pPr>
      <w:r>
        <w:separator/>
      </w:r>
    </w:p>
  </w:footnote>
  <w:footnote w:type="continuationSeparator" w:id="0">
    <w:p w14:paraId="139A8BEB" w14:textId="77777777" w:rsidR="00472EBF" w:rsidRDefault="00472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0F1A5E"/>
    <w:multiLevelType w:val="multilevel"/>
    <w:tmpl w:val="5ADE6DF4"/>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1" w15:restartNumberingAfterBreak="0">
    <w:nsid w:val="28CC5292"/>
    <w:multiLevelType w:val="multilevel"/>
    <w:tmpl w:val="DFBE3F3A"/>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 w15:restartNumberingAfterBreak="0">
    <w:nsid w:val="76113F9F"/>
    <w:multiLevelType w:val="multilevel"/>
    <w:tmpl w:val="F6C6B056"/>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544"/>
    <w:rsid w:val="001B3544"/>
    <w:rsid w:val="003304B9"/>
    <w:rsid w:val="00457959"/>
    <w:rsid w:val="00472EBF"/>
    <w:rsid w:val="004F50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D3E36"/>
  <w15:docId w15:val="{02076A5C-540C-410F-8D32-5CF0B9849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DF7AC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2A52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2EF"/>
  </w:style>
  <w:style w:type="paragraph" w:styleId="Footer">
    <w:name w:val="footer"/>
    <w:basedOn w:val="Normal"/>
    <w:link w:val="FooterChar"/>
    <w:uiPriority w:val="99"/>
    <w:unhideWhenUsed/>
    <w:rsid w:val="002A52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2EF"/>
  </w:style>
  <w:style w:type="character" w:styleId="Hyperlink">
    <w:name w:val="Hyperlink"/>
    <w:basedOn w:val="DefaultParagraphFont"/>
    <w:uiPriority w:val="99"/>
    <w:unhideWhenUsed/>
    <w:rsid w:val="003C7F59"/>
    <w:rPr>
      <w:color w:val="0000FF" w:themeColor="hyperlink"/>
      <w:u w:val="single"/>
    </w:rPr>
  </w:style>
  <w:style w:type="paragraph" w:styleId="ListParagraph">
    <w:name w:val="List Paragraph"/>
    <w:basedOn w:val="Normal"/>
    <w:uiPriority w:val="34"/>
    <w:qFormat/>
    <w:rsid w:val="001219BA"/>
    <w:pPr>
      <w:ind w:left="720"/>
      <w:contextualSpacing/>
    </w:pPr>
  </w:style>
  <w:style w:type="table" w:styleId="TableGrid">
    <w:name w:val="Table Grid"/>
    <w:basedOn w:val="TableNormal"/>
    <w:uiPriority w:val="39"/>
    <w:rsid w:val="00CE7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843A32"/>
    <w:rPr>
      <w:rFonts w:ascii="ArialMT" w:hAnsi="ArialMT" w:hint="default"/>
      <w:b w:val="0"/>
      <w:bCs w:val="0"/>
      <w:i w:val="0"/>
      <w:iCs w:val="0"/>
      <w:color w:val="000000"/>
      <w:sz w:val="20"/>
      <w:szCs w:val="20"/>
    </w:rPr>
  </w:style>
  <w:style w:type="paragraph" w:styleId="EndnoteText">
    <w:name w:val="endnote text"/>
    <w:basedOn w:val="Normal"/>
    <w:link w:val="EndnoteTextChar"/>
    <w:uiPriority w:val="99"/>
    <w:semiHidden/>
    <w:unhideWhenUsed/>
    <w:rsid w:val="0018465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8465F"/>
    <w:rPr>
      <w:sz w:val="20"/>
      <w:szCs w:val="20"/>
    </w:rPr>
  </w:style>
  <w:style w:type="character" w:styleId="EndnoteReference">
    <w:name w:val="endnote reference"/>
    <w:basedOn w:val="DefaultParagraphFont"/>
    <w:uiPriority w:val="99"/>
    <w:semiHidden/>
    <w:unhideWhenUsed/>
    <w:rsid w:val="0018465F"/>
    <w:rPr>
      <w:vertAlign w:val="superscript"/>
    </w:rPr>
  </w:style>
  <w:style w:type="paragraph" w:styleId="FootnoteText">
    <w:name w:val="footnote text"/>
    <w:basedOn w:val="Normal"/>
    <w:link w:val="FootnoteTextChar"/>
    <w:uiPriority w:val="99"/>
    <w:unhideWhenUsed/>
    <w:rsid w:val="0018465F"/>
    <w:pPr>
      <w:spacing w:after="0" w:line="240" w:lineRule="auto"/>
    </w:pPr>
    <w:rPr>
      <w:sz w:val="20"/>
      <w:szCs w:val="20"/>
    </w:rPr>
  </w:style>
  <w:style w:type="character" w:customStyle="1" w:styleId="FootnoteTextChar">
    <w:name w:val="Footnote Text Char"/>
    <w:basedOn w:val="DefaultParagraphFont"/>
    <w:link w:val="FootnoteText"/>
    <w:uiPriority w:val="99"/>
    <w:rsid w:val="0018465F"/>
    <w:rPr>
      <w:sz w:val="20"/>
      <w:szCs w:val="20"/>
    </w:rPr>
  </w:style>
  <w:style w:type="character" w:styleId="FootnoteReference">
    <w:name w:val="footnote reference"/>
    <w:basedOn w:val="DefaultParagraphFont"/>
    <w:uiPriority w:val="99"/>
    <w:semiHidden/>
    <w:unhideWhenUsed/>
    <w:rsid w:val="0018465F"/>
    <w:rPr>
      <w:vertAlign w:val="superscript"/>
    </w:rPr>
  </w:style>
  <w:style w:type="character" w:customStyle="1" w:styleId="Heading3Char">
    <w:name w:val="Heading 3 Char"/>
    <w:basedOn w:val="DefaultParagraphFont"/>
    <w:link w:val="Heading3"/>
    <w:uiPriority w:val="9"/>
    <w:rsid w:val="00DF7ACE"/>
    <w:rPr>
      <w:rFonts w:asciiTheme="majorHAnsi" w:eastAsiaTheme="majorEastAsia" w:hAnsiTheme="majorHAnsi" w:cstheme="majorBidi"/>
      <w:color w:val="243F60" w:themeColor="accent1" w:themeShade="7F"/>
      <w:sz w:val="24"/>
      <w:szCs w:val="24"/>
    </w:rPr>
  </w:style>
  <w:style w:type="character" w:customStyle="1" w:styleId="lt-line-clampline">
    <w:name w:val="lt-line-clamp__line"/>
    <w:basedOn w:val="DefaultParagraphFont"/>
    <w:rsid w:val="00B26D8D"/>
  </w:style>
  <w:style w:type="character" w:customStyle="1" w:styleId="UnresolvedMention1">
    <w:name w:val="Unresolved Mention1"/>
    <w:basedOn w:val="DefaultParagraphFont"/>
    <w:uiPriority w:val="99"/>
    <w:semiHidden/>
    <w:unhideWhenUsed/>
    <w:rsid w:val="004756B3"/>
    <w:rPr>
      <w:color w:val="605E5C"/>
      <w:shd w:val="clear" w:color="auto" w:fill="E1DFDD"/>
    </w:rPr>
  </w:style>
  <w:style w:type="character" w:customStyle="1" w:styleId="A5">
    <w:name w:val="A5"/>
    <w:uiPriority w:val="99"/>
    <w:rsid w:val="00090E1B"/>
    <w:rPr>
      <w:rFonts w:cs="Gotham Narrow Book"/>
      <w:color w:val="000000"/>
      <w:sz w:val="22"/>
      <w:szCs w:val="22"/>
    </w:rPr>
  </w:style>
  <w:style w:type="paragraph" w:styleId="BalloonText">
    <w:name w:val="Balloon Text"/>
    <w:basedOn w:val="Normal"/>
    <w:link w:val="BalloonTextChar"/>
    <w:uiPriority w:val="99"/>
    <w:semiHidden/>
    <w:unhideWhenUsed/>
    <w:rsid w:val="004904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043B"/>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mailto:contact@hovuca.or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eve_lum@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wY8/VWjW77XdDWXvEfEoGRgzEA==">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1792</Words>
  <Characters>10221</Characters>
  <Application>Microsoft Office Word</Application>
  <DocSecurity>0</DocSecurity>
  <Lines>85</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PC</cp:lastModifiedBy>
  <cp:revision>2</cp:revision>
  <dcterms:created xsi:type="dcterms:W3CDTF">2025-01-14T14:36:00Z</dcterms:created>
  <dcterms:modified xsi:type="dcterms:W3CDTF">2025-01-14T14:36:00Z</dcterms:modified>
</cp:coreProperties>
</file>